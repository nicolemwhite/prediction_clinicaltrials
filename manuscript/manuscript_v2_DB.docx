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E36F2" w14:textId="77777777" w:rsidR="00473A9A" w:rsidRDefault="00000000">
      <w:pPr>
        <w:pStyle w:val="Title"/>
      </w:pPr>
      <w:r>
        <w:t>manuscript_v1</w:t>
      </w:r>
    </w:p>
    <w:p w14:paraId="3F4ED72D" w14:textId="77777777" w:rsidR="00473A9A" w:rsidRDefault="00000000">
      <w:pPr>
        <w:pStyle w:val="Author"/>
      </w:pPr>
      <w:r>
        <w:t>Nicole White, Rex Parsons, David Borg, Adrian Barnett</w:t>
      </w:r>
    </w:p>
    <w:p w14:paraId="4EA1BD87" w14:textId="77777777" w:rsidR="00473A9A" w:rsidRDefault="00000000">
      <w:pPr>
        <w:pStyle w:val="Date"/>
      </w:pPr>
      <w:r>
        <w:t>08/07/2022</w:t>
      </w:r>
    </w:p>
    <w:p w14:paraId="2DF0B844" w14:textId="77777777" w:rsidR="00473A9A" w:rsidRDefault="00000000">
      <w:pPr>
        <w:pStyle w:val="Heading1"/>
      </w:pPr>
      <w:bookmarkStart w:id="0" w:name="introduction"/>
      <w:r>
        <w:t>Introduction</w:t>
      </w:r>
    </w:p>
    <w:p w14:paraId="06D9C27A" w14:textId="4FDA1D88" w:rsidR="00473A9A" w:rsidRDefault="00000000">
      <w:pPr>
        <w:pStyle w:val="FirstParagraph"/>
      </w:pPr>
      <w:commentRangeStart w:id="1"/>
      <w:commentRangeStart w:id="2"/>
      <w:r>
        <w:t xml:space="preserve">Accurate </w:t>
      </w:r>
      <w:commentRangeEnd w:id="1"/>
      <w:r w:rsidR="00E2525B">
        <w:rPr>
          <w:rStyle w:val="CommentReference"/>
        </w:rPr>
        <w:commentReference w:id="1"/>
      </w:r>
      <w:commentRangeEnd w:id="2"/>
      <w:r w:rsidR="003E0A1D">
        <w:rPr>
          <w:rStyle w:val="CommentReference"/>
        </w:rPr>
        <w:commentReference w:id="2"/>
      </w:r>
      <w:r>
        <w:t xml:space="preserve">patient risk information is </w:t>
      </w:r>
      <w:del w:id="3" w:author="David Borg" w:date="2023-01-28T14:28:00Z">
        <w:r w:rsidDel="00E2525B">
          <w:delText>a guiding principle of</w:delText>
        </w:r>
      </w:del>
      <w:ins w:id="4" w:author="David Borg" w:date="2023-01-28T14:28:00Z">
        <w:r w:rsidR="00E2525B">
          <w:t>critical for</w:t>
        </w:r>
      </w:ins>
      <w:r>
        <w:t xml:space="preserve"> medical decision-making. Patient risk summaries support decision-making by estimating the chances of developing a disease or health condition [ref]</w:t>
      </w:r>
      <w:ins w:id="5" w:author="David Borg" w:date="2023-01-28T14:28:00Z">
        <w:r w:rsidR="00E2525B">
          <w:t>,</w:t>
        </w:r>
      </w:ins>
      <w:r>
        <w:t xml:space="preserve"> or experiencing a future event based on an individual’s current health </w:t>
      </w:r>
      <w:ins w:id="6" w:author="David Borg" w:date="2023-01-28T14:28:00Z">
        <w:r w:rsidR="00E2525B">
          <w:t xml:space="preserve">status </w:t>
        </w:r>
      </w:ins>
      <w:r>
        <w:t xml:space="preserve">[ref]. For instance, early knowledge of an individual’s increased risk of heart disease may prompt preventative measures to delay or reduce the likelihood of </w:t>
      </w:r>
      <w:commentRangeStart w:id="7"/>
      <w:r>
        <w:t xml:space="preserve">onset </w:t>
      </w:r>
      <w:commentRangeEnd w:id="7"/>
      <w:r w:rsidR="00E2525B">
        <w:rPr>
          <w:rStyle w:val="CommentReference"/>
        </w:rPr>
        <w:commentReference w:id="7"/>
      </w:r>
      <w:r>
        <w:t>[ref]. Conversely, identifying patients at low risk of cancer recurrence may help prioritize high-cost interventions to improve prognosis for vulnerable patients [ref].</w:t>
      </w:r>
    </w:p>
    <w:p w14:paraId="6B067784" w14:textId="77777777" w:rsidR="00473A9A" w:rsidRDefault="00000000">
      <w:pPr>
        <w:pStyle w:val="BodyText"/>
      </w:pPr>
      <w:r>
        <w:t>Routinely collected data, including demographics, medical history, and clinical test results, are often used to infer patient risk. As advances in health technology add to the volume and variety of data available, advances in quantitative methods are also needed to transform these data into reliable and interpretable outputs. Clinical prediction models offer a general framework for risk estimation based on multiple data sources. When successfully validated and implemented, clinical prediction models have the potential to progress the shift from evidence-based to personalized medicine [ref].</w:t>
      </w:r>
    </w:p>
    <w:p w14:paraId="722401CE" w14:textId="77777777" w:rsidR="00473A9A" w:rsidRDefault="00000000">
      <w:pPr>
        <w:pStyle w:val="BodyText"/>
      </w:pPr>
      <w:r>
        <w:t xml:space="preserve">======= </w:t>
      </w:r>
      <w:commentRangeStart w:id="8"/>
      <w:r>
        <w:t xml:space="preserve">Despite </w:t>
      </w:r>
      <w:commentRangeEnd w:id="8"/>
      <w:r w:rsidR="00E2525B">
        <w:rPr>
          <w:rStyle w:val="CommentReference"/>
        </w:rPr>
        <w:commentReference w:id="8"/>
      </w:r>
      <w:r>
        <w:t>their value for personalized medicine, clinical prediction models are a growing source of research waste. Systematic reviews of diagnostic and prognostic prediction models have consistently found that most models are poorly reported and unsuitable for use in practice [refs]. The Transparent Reporting of a multivariable prediction model for Individual Prognosis or Diagnosis (TRIPOD) statement was introduced in 2015 to help researchers better report the development, validation and updating of clinical prediction models [ref]. Related guidelines to assess risk of bias have also been developed [ref]. Whilst the TRIPOD statement has led to modest improvements in conduct and reporting [refs], poor-quality models are still being published [ref]. At the start of the COVID-19 pandemic, a statistician-led systematic review found 20 diagnostic and 10 prognostic models for predicting COVID-19 outcomes [refs]. All models were assessed as being at high risk of bias due to low sample sizes, inappropriate choice of predictors, and inadequate model assessment. By July 2022, the number of published prognostic models had increased to 606, with 381 newly developed models and 225 validation studies on existing models. Updated results showed that 90% of models were unsuitable for clinical use. These findings show that best practices for clinical prediction modelling are often ignored, and errors made during the design stage are major contributors to poor research quality [ref].</w:t>
      </w:r>
    </w:p>
    <w:p w14:paraId="6A66299B" w14:textId="6EAD25F8" w:rsidR="00473A9A" w:rsidRDefault="00000000">
      <w:pPr>
        <w:pStyle w:val="BodyText"/>
      </w:pPr>
      <w:del w:id="9" w:author="David Borg" w:date="2023-01-28T14:34:00Z">
        <w:r w:rsidDel="00E2525B">
          <w:lastRenderedPageBreak/>
          <w:delText>Current r</w:delText>
        </w:r>
      </w:del>
      <w:ins w:id="10" w:author="David Borg" w:date="2023-01-28T14:35:00Z">
        <w:r w:rsidR="00E2525B">
          <w:t>Existing r</w:t>
        </w:r>
      </w:ins>
      <w:r>
        <w:t xml:space="preserve">eviews of clinical prediction models are likely affected by publication bias, as studies that report favourable results are more likely to be submitted and published [ref]. Publication bias severely hinders progress in health and medical research, as the failure to publish “negative” findings inevitably leads to duplicated efforts by other researchers to address the same research question(s). If publication bias </w:t>
      </w:r>
      <w:commentRangeStart w:id="11"/>
      <w:r>
        <w:t xml:space="preserve">exists </w:t>
      </w:r>
      <w:commentRangeEnd w:id="11"/>
      <w:r w:rsidR="00E2525B">
        <w:rPr>
          <w:rStyle w:val="CommentReference"/>
        </w:rPr>
        <w:commentReference w:id="11"/>
      </w:r>
      <w:r>
        <w:t xml:space="preserve">in the clinical prediction modelling literature, then many more models will have been planned but never completed or published. </w:t>
      </w:r>
      <w:commentRangeStart w:id="12"/>
      <w:r>
        <w:t xml:space="preserve">Gathering </w:t>
      </w:r>
      <w:commentRangeEnd w:id="12"/>
      <w:r w:rsidR="00E2525B">
        <w:rPr>
          <w:rStyle w:val="CommentReference"/>
        </w:rPr>
        <w:commentReference w:id="12"/>
      </w:r>
      <w:r>
        <w:t>data on planned studies gives an opportunity to examine non-publication and current areas of research focus, including studies aiming to predict the same outcome(s). Sources of bias in proposed models may also be identified early and remedied, to support improvements in research quality.</w:t>
      </w:r>
    </w:p>
    <w:p w14:paraId="6C56FD31" w14:textId="77777777" w:rsidR="00473A9A" w:rsidRDefault="00000000">
      <w:pPr>
        <w:pStyle w:val="BodyText"/>
      </w:pPr>
      <w:r>
        <w:t xml:space="preserve">Study registries are a useful way to evaluate current research before it is published [ref]. Clinicaltrials.gov is an online study registry launched in 2000 to improve access to information on planned, ongoing and completed clinical studies. Since then, over 420,000 studies have been registered from </w:t>
      </w:r>
      <w:commentRangeStart w:id="13"/>
      <w:r>
        <w:t xml:space="preserve">221 </w:t>
      </w:r>
      <w:commentRangeEnd w:id="13"/>
      <w:r w:rsidR="00E2525B">
        <w:rPr>
          <w:rStyle w:val="CommentReference"/>
        </w:rPr>
        <w:commentReference w:id="13"/>
      </w:r>
      <w:r>
        <w:t>countries (</w:t>
      </w:r>
      <w:hyperlink r:id="rId11">
        <w:r>
          <w:rPr>
            <w:rStyle w:val="Hyperlink"/>
          </w:rPr>
          <w:t>https://www.clinicaltrials.gov/</w:t>
        </w:r>
      </w:hyperlink>
      <w:r>
        <w:t>; last viewed: 8 July 2022). Previous research has analysed data collected by clinicaltrials.gov to assess reporting completeness and outcomes, including non-publication [refs].</w:t>
      </w:r>
    </w:p>
    <w:p w14:paraId="603C317E" w14:textId="4E85EBB0" w:rsidR="00473A9A" w:rsidRDefault="00000000">
      <w:pPr>
        <w:pStyle w:val="BodyText"/>
      </w:pPr>
      <w:r>
        <w:t>In this paper</w:t>
      </w:r>
      <w:ins w:id="14" w:author="David Borg" w:date="2023-01-28T14:36:00Z">
        <w:r w:rsidR="00E2525B">
          <w:t>,</w:t>
        </w:r>
      </w:ins>
      <w:r>
        <w:t xml:space="preserve"> we </w:t>
      </w:r>
      <w:proofErr w:type="spellStart"/>
      <w:r>
        <w:t>analysed</w:t>
      </w:r>
      <w:proofErr w:type="spellEnd"/>
      <w:r>
        <w:t xml:space="preserve"> registered studies that included the development and/or validation of a clinical prediction model as part of their planned research. Our analyses had three objectives. First, we summarised trends in diagnostic and prognostic prediction models registered for all diseases and health conditions. Second, we reviewed reporting of planned versus actual sample sizes, as a common source of bias in published clinical prediction models. Third, we estimated the time to publication for all registered studies</w:t>
      </w:r>
      <w:commentRangeStart w:id="15"/>
      <w:r>
        <w:t>, by linking clinicaltrials.gov study identifiers to publication records in PubMed [ref].</w:t>
      </w:r>
      <w:commentRangeEnd w:id="15"/>
      <w:r w:rsidR="003E0A1D">
        <w:rPr>
          <w:rStyle w:val="CommentReference"/>
        </w:rPr>
        <w:commentReference w:id="15"/>
      </w:r>
    </w:p>
    <w:p w14:paraId="00438FCF" w14:textId="77777777" w:rsidR="00473A9A" w:rsidRDefault="00000000">
      <w:pPr>
        <w:pStyle w:val="Heading1"/>
      </w:pPr>
      <w:bookmarkStart w:id="16" w:name="data-and-methods"/>
      <w:bookmarkEnd w:id="0"/>
      <w:r>
        <w:t>Data and Methods</w:t>
      </w:r>
    </w:p>
    <w:p w14:paraId="3AF0B44B" w14:textId="35E6CA9F" w:rsidR="00473A9A" w:rsidRDefault="00000000">
      <w:pPr>
        <w:pStyle w:val="FirstParagraph"/>
      </w:pPr>
      <w:r>
        <w:t>We systematically screened clinicaltrials.gov to identify observational studies that planned to develop a new clinical prediction model or validate an existing model</w:t>
      </w:r>
      <w:ins w:id="17" w:author="David Borg" w:date="2023-01-28T14:47:00Z">
        <w:r w:rsidR="003E0A1D">
          <w:t>,</w:t>
        </w:r>
      </w:ins>
      <w:r>
        <w:t xml:space="preserve"> for any disease or health condition. We </w:t>
      </w:r>
      <w:del w:id="18" w:author="David Borg" w:date="2023-01-28T14:47:00Z">
        <w:r w:rsidDel="003E0A1D">
          <w:delText xml:space="preserve">chose to </w:delText>
        </w:r>
      </w:del>
      <w:r>
        <w:t>focus</w:t>
      </w:r>
      <w:ins w:id="19" w:author="David Borg" w:date="2023-01-28T14:47:00Z">
        <w:r w:rsidR="003E0A1D">
          <w:t>ed</w:t>
        </w:r>
      </w:ins>
      <w:r>
        <w:t xml:space="preserve"> on observational stud</w:t>
      </w:r>
      <w:ins w:id="20" w:author="David Borg" w:date="2023-01-28T14:47:00Z">
        <w:r w:rsidR="00C46989">
          <w:t>ies</w:t>
        </w:r>
      </w:ins>
      <w:del w:id="21" w:author="David Borg" w:date="2023-01-28T14:47:00Z">
        <w:r w:rsidDel="00C46989">
          <w:delText>y</w:delText>
        </w:r>
      </w:del>
      <w:r>
        <w:t xml:space="preserve"> </w:t>
      </w:r>
      <w:del w:id="22" w:author="David Borg" w:date="2023-01-28T14:47:00Z">
        <w:r w:rsidDel="00C46989">
          <w:delText xml:space="preserve">types </w:delText>
        </w:r>
      </w:del>
      <w:r>
        <w:t xml:space="preserve">only, </w:t>
      </w:r>
      <w:commentRangeStart w:id="23"/>
      <w:r>
        <w:t>given the common use of existing datasets in published studies</w:t>
      </w:r>
      <w:commentRangeEnd w:id="23"/>
      <w:r w:rsidR="00C46989">
        <w:rPr>
          <w:rStyle w:val="CommentReference"/>
        </w:rPr>
        <w:commentReference w:id="23"/>
      </w:r>
      <w:r>
        <w:t xml:space="preserve"> [ref - placeholder txt; could be worded better]. Studies registered on clinicaltrials.gov since 2000 were downloaded for analysis (data downloaded on 3 March 2022). Study records followed a standardised template and were downloaded in XML format. Data were extracted from compulsory fields</w:t>
      </w:r>
      <w:ins w:id="24" w:author="David Borg" w:date="2023-01-28T14:51:00Z">
        <w:r w:rsidR="00C46989">
          <w:t xml:space="preserve">, which </w:t>
        </w:r>
      </w:ins>
      <w:del w:id="25" w:author="David Borg" w:date="2023-01-28T14:50:00Z">
        <w:r w:rsidDel="00C46989">
          <w:delText xml:space="preserve"> which </w:delText>
        </w:r>
      </w:del>
      <w:r>
        <w:t xml:space="preserve">covered the disease or condition of interest, planned commencement and end dates, study design, outcomes measures and planned sample size (Table 1). The disease or condition of interest was inferred from study indexing to Medical Subject Heading (MeSH) terms, based on terms included in the XML file. Code written to process the XML data is available on GitHub </w:t>
      </w:r>
      <w:commentRangeStart w:id="26"/>
      <w:r>
        <w:t>[link here]</w:t>
      </w:r>
      <w:commentRangeEnd w:id="26"/>
      <w:r w:rsidR="00C46989">
        <w:rPr>
          <w:rStyle w:val="CommentReference"/>
        </w:rPr>
        <w:commentReference w:id="26"/>
      </w:r>
      <w:r>
        <w:t>.</w:t>
      </w:r>
    </w:p>
    <w:p w14:paraId="3F416EA6" w14:textId="77777777" w:rsidR="00473A9A" w:rsidRDefault="00000000">
      <w:pPr>
        <w:pStyle w:val="BodyText"/>
      </w:pPr>
      <w:r>
        <w:t xml:space="preserve">A clinical prediction model was defined as any multivariable model designed to estimate the individual-level risk of a diagnostic or prognostic outcome [ref]. Risk estimates could be summarised as a clinical score, probability, or </w:t>
      </w:r>
      <w:commentRangeStart w:id="27"/>
      <w:r>
        <w:t xml:space="preserve">another </w:t>
      </w:r>
      <w:commentRangeEnd w:id="27"/>
      <w:r w:rsidR="00C46989">
        <w:rPr>
          <w:rStyle w:val="CommentReference"/>
        </w:rPr>
        <w:commentReference w:id="27"/>
      </w:r>
      <w:r>
        <w:t xml:space="preserve">model-based estimate such as mean survival time. No restrictions were placed on model data sources or choice of predictor variables, provided variables were </w:t>
      </w:r>
      <w:commentRangeStart w:id="28"/>
      <w:commentRangeStart w:id="29"/>
      <w:commentRangeStart w:id="30"/>
      <w:r>
        <w:t>defined at the individual level</w:t>
      </w:r>
      <w:commentRangeEnd w:id="28"/>
      <w:r w:rsidR="00C46989">
        <w:rPr>
          <w:rStyle w:val="CommentReference"/>
        </w:rPr>
        <w:commentReference w:id="28"/>
      </w:r>
      <w:commentRangeEnd w:id="29"/>
      <w:r w:rsidR="00C46989">
        <w:rPr>
          <w:rStyle w:val="CommentReference"/>
        </w:rPr>
        <w:commentReference w:id="29"/>
      </w:r>
      <w:commentRangeEnd w:id="30"/>
      <w:r w:rsidR="006966C3">
        <w:rPr>
          <w:rStyle w:val="CommentReference"/>
        </w:rPr>
        <w:commentReference w:id="30"/>
      </w:r>
      <w:r>
        <w:t xml:space="preserve">. Predictor variables could </w:t>
      </w:r>
      <w:r>
        <w:lastRenderedPageBreak/>
        <w:t xml:space="preserve">therefore take the form of patient-level characteristics (e.g., demographics, clinical parameters) or processed features (e.g., extracted from medical </w:t>
      </w:r>
      <w:commentRangeStart w:id="31"/>
      <w:r>
        <w:t>images</w:t>
      </w:r>
      <w:commentRangeEnd w:id="31"/>
      <w:r w:rsidR="00C46989">
        <w:rPr>
          <w:rStyle w:val="CommentReference"/>
        </w:rPr>
        <w:commentReference w:id="31"/>
      </w:r>
      <w:r>
        <w:t>). Studies could propose a clinical prediction model as the primary study objective, or as an objective within a larger study. Studies that planned to identify or validate independent risk factors without mention of developing a subsequent prediction model were excluded.</w:t>
      </w:r>
    </w:p>
    <w:p w14:paraId="4C3EB085" w14:textId="5645127B" w:rsidR="00473A9A" w:rsidRDefault="00000000">
      <w:pPr>
        <w:pStyle w:val="BodyText"/>
      </w:pPr>
      <w:r>
        <w:t xml:space="preserve">Relevant studies were identified over two stages. Study records were initially screened using targeted keywords (Table 1). Search strategies used by published reviews of </w:t>
      </w:r>
      <w:commentRangeStart w:id="32"/>
      <w:r>
        <w:t xml:space="preserve">clinical </w:t>
      </w:r>
      <w:commentRangeEnd w:id="32"/>
      <w:r w:rsidR="006966C3">
        <w:rPr>
          <w:rStyle w:val="CommentReference"/>
        </w:rPr>
        <w:commentReference w:id="32"/>
      </w:r>
      <w:r>
        <w:t xml:space="preserve">prediction models were used to inform the keyword list [refs]. Keywords could appear in any study field [rex - can you pls confirm the final search used]. Matching studies were then manually screened for eligibility using the </w:t>
      </w:r>
      <w:ins w:id="33" w:author="David Borg" w:date="2023-01-28T15:00:00Z">
        <w:r w:rsidR="006966C3">
          <w:t>R</w:t>
        </w:r>
      </w:ins>
      <w:del w:id="34" w:author="David Borg" w:date="2023-01-28T14:59:00Z">
        <w:r w:rsidDel="006966C3">
          <w:delText>r</w:delText>
        </w:r>
      </w:del>
      <w:r>
        <w:t>ayyan application</w:t>
      </w:r>
      <w:ins w:id="35" w:author="David Borg" w:date="2023-01-28T15:01:00Z">
        <w:r w:rsidR="006966C3">
          <w:t xml:space="preserve"> (</w:t>
        </w:r>
        <w:commentRangeStart w:id="36"/>
        <w:r w:rsidR="006966C3">
          <w:t>ref</w:t>
        </w:r>
        <w:commentRangeEnd w:id="36"/>
        <w:r w:rsidR="006966C3">
          <w:rPr>
            <w:rStyle w:val="CommentReference"/>
          </w:rPr>
          <w:commentReference w:id="36"/>
        </w:r>
        <w:r w:rsidR="006966C3">
          <w:t>)</w:t>
        </w:r>
      </w:ins>
      <w:r>
        <w:t>. All studies were independently reviewed by at least two study authors. Decision conflicts were resolved by discussion among three authors (NW, RP, DB).</w:t>
      </w:r>
    </w:p>
    <w:p w14:paraId="1C06AC78" w14:textId="77777777" w:rsidR="00473A9A" w:rsidRDefault="00000000">
      <w:pPr>
        <w:pStyle w:val="BodyText"/>
      </w:pPr>
      <w:r>
        <w:t>For the final set of included studies, additional data were extracted on study updates over time. Study updates captured changes to anticipated and actual sample sizes, overall study status and details of resulting publications.</w:t>
      </w:r>
    </w:p>
    <w:p w14:paraId="47133C61" w14:textId="77777777" w:rsidR="00473A9A" w:rsidRDefault="00000000">
      <w:pPr>
        <w:pStyle w:val="Compact"/>
        <w:numPr>
          <w:ilvl w:val="0"/>
          <w:numId w:val="2"/>
        </w:numPr>
      </w:pPr>
      <w:r>
        <w:t>rex: can you pls add a sentence or two on the PubMed matching tool.</w:t>
      </w:r>
    </w:p>
    <w:p w14:paraId="48002556" w14:textId="77777777" w:rsidR="00473A9A" w:rsidRDefault="00000000">
      <w:pPr>
        <w:pStyle w:val="Heading1"/>
      </w:pPr>
      <w:bookmarkStart w:id="37" w:name="data-and-methods-1"/>
      <w:bookmarkEnd w:id="16"/>
      <w:commentRangeStart w:id="38"/>
      <w:r>
        <w:t>Data and Methods</w:t>
      </w:r>
      <w:commentRangeEnd w:id="38"/>
      <w:r w:rsidR="006966C3">
        <w:rPr>
          <w:rStyle w:val="CommentReference"/>
          <w:rFonts w:asciiTheme="minorHAnsi" w:eastAsiaTheme="minorHAnsi" w:hAnsiTheme="minorHAnsi" w:cstheme="minorBidi"/>
          <w:b w:val="0"/>
          <w:bCs w:val="0"/>
          <w:color w:val="auto"/>
        </w:rPr>
        <w:commentReference w:id="38"/>
      </w:r>
    </w:p>
    <w:p w14:paraId="48A534C0" w14:textId="77777777" w:rsidR="00473A9A" w:rsidRDefault="00000000">
      <w:pPr>
        <w:pStyle w:val="BlockText"/>
      </w:pPr>
      <w:r>
        <w:t>Adrian: This paragraph is a repeat from the introduction</w:t>
      </w:r>
    </w:p>
    <w:p w14:paraId="04E581CB" w14:textId="77777777" w:rsidR="00473A9A" w:rsidRDefault="00000000">
      <w:pPr>
        <w:pStyle w:val="FirstParagraph"/>
      </w:pPr>
      <w:r>
        <w:t>Clinicaltrials.gov is an online database designed to improve access to information about planned, ongoing and completed clinical studies. The database was launched in 2000 by the National Institute of Health’s National Library of Medicine, in response to United States legislation mandating the registration of funded clinical trials. Since then, over 420,000 studies have been registered, comprising both interventional and observational studies from 221 countries (</w:t>
      </w:r>
      <w:hyperlink r:id="rId12">
        <w:r>
          <w:rPr>
            <w:rStyle w:val="Hyperlink"/>
          </w:rPr>
          <w:t>https://www.clinicaltrials.gov/</w:t>
        </w:r>
      </w:hyperlink>
      <w:r>
        <w:t>; last viewed: 8 July 2022).</w:t>
      </w:r>
    </w:p>
    <w:p w14:paraId="73B10CA1" w14:textId="77777777" w:rsidR="00473A9A" w:rsidRDefault="00000000">
      <w:pPr>
        <w:pStyle w:val="BodyText"/>
      </w:pPr>
      <w:r>
        <w:t xml:space="preserve">Study registration is completed by a nominated study investigator using a standardised template. Compulsory fields cover the disease or condition of interest, planned commencement and end dates, study type and study design details including interventions (if any), outcomes measures and planned sample size. </w:t>
      </w:r>
      <w:commentRangeStart w:id="39"/>
      <w:r>
        <w:t>Additional information on participant recruitment, funding and regulatory oversight is also required. A statistical analysis plan is not required, but can be included as part of an optional detailed summary. Study records can be updated at any time until project completion, including providing details of resulting publications.</w:t>
      </w:r>
      <w:commentRangeEnd w:id="39"/>
      <w:r w:rsidR="006966C3">
        <w:rPr>
          <w:rStyle w:val="CommentReference"/>
        </w:rPr>
        <w:commentReference w:id="39"/>
      </w:r>
    </w:p>
    <w:p w14:paraId="6A3E6C0E" w14:textId="77777777" w:rsidR="00473A9A" w:rsidRDefault="00000000">
      <w:pPr>
        <w:pStyle w:val="BodyText"/>
      </w:pPr>
      <w:r>
        <w:t xml:space="preserve">For this analysis, we identified and analysed outcomes of registered studies that planned to develop or validate a clinical prediction model (data downloaded on 3 March 2022). A clinical prediction model was defined as any multivariable model designed to estimate the individual-level risk of being diagnosed with a single disease or health condition (diagnostic model) or experiencing a future health-related outcome following diagnosis (prognostic model) (Hemingway et al. (2013)). Future outcomes considered by prognostic models included both pre-defined clinical endpoints, such as treatment response and </w:t>
      </w:r>
      <w:r>
        <w:lastRenderedPageBreak/>
        <w:t>mortality, and measures of an individual’s health state following diagnosis, such as health-related quality of life.</w:t>
      </w:r>
    </w:p>
    <w:p w14:paraId="77C440C1" w14:textId="77777777" w:rsidR="00473A9A" w:rsidRDefault="00000000">
      <w:pPr>
        <w:pStyle w:val="BlockText"/>
      </w:pPr>
      <w:r>
        <w:t>Adrian: excluded trials because we wanted to focus on prediction models although some trials may include prediction models as a secondary aim</w:t>
      </w:r>
    </w:p>
    <w:p w14:paraId="3EF52CFE" w14:textId="77777777" w:rsidR="00473A9A" w:rsidRDefault="00000000">
      <w:pPr>
        <w:pStyle w:val="FirstParagraph"/>
      </w:pPr>
      <w:r>
        <w:t>All records classified as observational study designs were included. All other study types were excluded [need to provide rationale here for excluding RCTS]. Dependent variables could be defined as a binary, continuous or time-to-event outcome. No restrictions were placed on model data sources or choice of independent variables, provided variables were defined at the individual level and at least two variables were planned for inclusion in the proposed model. This meant that independent variables could take the form of patient-level characteristics (e.g., demographics, clinical parameters) or processed features (e.g., extracted from images).</w:t>
      </w:r>
    </w:p>
    <w:p w14:paraId="5ECBCFEF" w14:textId="77777777" w:rsidR="00473A9A" w:rsidRDefault="00000000">
      <w:pPr>
        <w:pStyle w:val="BodyText"/>
      </w:pPr>
      <w:r>
        <w:t>Eligible studies proposed a clinical prediction model as the primary study objective or as an objective within a larger study. Studies that planned to identify or validate independent risk factors associated with outcomes without mention of developing a prediction model were excluded.</w:t>
      </w:r>
    </w:p>
    <w:p w14:paraId="4BF4DE7D" w14:textId="77777777" w:rsidR="00473A9A" w:rsidRDefault="00000000">
      <w:pPr>
        <w:pStyle w:val="BodyText"/>
      </w:pPr>
      <w:r>
        <w:t>All study records posted on clinicaltrials.gov until 3 March 2022 were downloaded in XML for analysis (n = xxx). Relevant studies were identified over two stages. In the first stage, we scanned study record fields for keywords reflecting approaches to clinical prediction modelling and their application to diagnosis and prognosis (Table here - search terms + fields searched). Matching studies were then manually screened for eligibility using the web application Rayyan (Ouzzani et al. (2016)). All studies were independently reviewed by at least two study authors.</w:t>
      </w:r>
    </w:p>
    <w:p w14:paraId="0C083303" w14:textId="77777777" w:rsidR="00473A9A" w:rsidRDefault="00000000">
      <w:pPr>
        <w:pStyle w:val="Heading2"/>
      </w:pPr>
      <w:bookmarkStart w:id="40" w:name="statistical-methods"/>
      <w:r>
        <w:t>Statistical methods</w:t>
      </w:r>
    </w:p>
    <w:p w14:paraId="3199A626" w14:textId="79E95C79" w:rsidR="00473A9A" w:rsidRDefault="00000000">
      <w:pPr>
        <w:pStyle w:val="FirstParagraph"/>
        <w:rPr>
          <w:ins w:id="41" w:author="David Borg" w:date="2023-01-28T15:06:00Z"/>
        </w:rPr>
      </w:pPr>
      <w:r>
        <w:t>We did not use a formal sample size calculation</w:t>
      </w:r>
      <w:ins w:id="42" w:author="David Borg" w:date="2023-01-28T15:04:00Z">
        <w:r w:rsidR="006966C3">
          <w:t xml:space="preserve">. Rather, the sample size was determined pragmatically, </w:t>
        </w:r>
      </w:ins>
      <w:ins w:id="43" w:author="David Borg" w:date="2023-01-28T15:05:00Z">
        <w:r w:rsidR="006966C3">
          <w:t xml:space="preserve">by the total </w:t>
        </w:r>
      </w:ins>
      <w:ins w:id="44" w:author="David Borg" w:date="2023-01-28T15:06:00Z">
        <w:r w:rsidR="006966C3">
          <w:t xml:space="preserve">number of </w:t>
        </w:r>
      </w:ins>
      <w:del w:id="45" w:author="David Borg" w:date="2023-01-28T15:04:00Z">
        <w:r w:rsidDel="006966C3">
          <w:delText xml:space="preserve"> as we aimed to include all </w:delText>
        </w:r>
      </w:del>
      <w:r>
        <w:t xml:space="preserve">eligible </w:t>
      </w:r>
      <w:commentRangeStart w:id="46"/>
      <w:r>
        <w:t>studies</w:t>
      </w:r>
      <w:commentRangeEnd w:id="46"/>
      <w:r w:rsidR="00FB28B3">
        <w:rPr>
          <w:rStyle w:val="CommentReference"/>
        </w:rPr>
        <w:commentReference w:id="46"/>
      </w:r>
      <w:r>
        <w:t>.</w:t>
      </w:r>
      <w:ins w:id="47" w:author="David Borg" w:date="2023-01-28T15:06:00Z">
        <w:r w:rsidR="006966C3">
          <w:t xml:space="preserve"> The analysis comprised several steps. </w:t>
        </w:r>
      </w:ins>
    </w:p>
    <w:p w14:paraId="088D9009" w14:textId="1E38AC5F" w:rsidR="006966C3" w:rsidRDefault="006966C3" w:rsidP="006966C3">
      <w:pPr>
        <w:pStyle w:val="BodyText"/>
        <w:rPr>
          <w:ins w:id="48" w:author="David Borg" w:date="2023-01-28T15:08:00Z"/>
        </w:rPr>
      </w:pPr>
      <w:ins w:id="49" w:author="David Borg" w:date="2023-01-28T15:06:00Z">
        <w:r>
          <w:t xml:space="preserve">First, </w:t>
        </w:r>
        <w:r>
          <w:t>trends in diagnostic and prognostic prediction</w:t>
        </w:r>
        <w:r>
          <w:t xml:space="preserve"> </w:t>
        </w:r>
      </w:ins>
      <w:ins w:id="50" w:author="David Borg" w:date="2023-01-28T15:07:00Z">
        <w:r>
          <w:t>models</w:t>
        </w:r>
      </w:ins>
      <w:ins w:id="51" w:author="David Borg" w:date="2023-01-28T15:10:00Z">
        <w:r w:rsidR="00FB28B3">
          <w:t xml:space="preserve"> were summarized </w:t>
        </w:r>
        <w:r w:rsidR="00FB28B3">
          <w:t>descriptive</w:t>
        </w:r>
        <w:r w:rsidR="00FB28B3">
          <w:t>ly.</w:t>
        </w:r>
      </w:ins>
      <w:ins w:id="52" w:author="David Borg" w:date="2023-01-28T15:19:00Z">
        <w:r w:rsidR="00FB28B3">
          <w:t xml:space="preserve"> This included… word cloud</w:t>
        </w:r>
      </w:ins>
      <w:ins w:id="53" w:author="David Borg" w:date="2023-01-28T15:21:00Z">
        <w:r w:rsidR="00D2710A">
          <w:t xml:space="preserve"> of </w:t>
        </w:r>
        <w:proofErr w:type="spellStart"/>
        <w:r w:rsidR="00D2710A">
          <w:t>MeSH</w:t>
        </w:r>
        <w:proofErr w:type="spellEnd"/>
        <w:r w:rsidR="00D2710A">
          <w:t xml:space="preserve"> terms</w:t>
        </w:r>
      </w:ins>
      <w:ins w:id="54" w:author="David Borg" w:date="2023-01-28T15:19:00Z">
        <w:r w:rsidR="00FB28B3">
          <w:t>…cumulative number of…</w:t>
        </w:r>
      </w:ins>
      <w:ins w:id="55" w:author="David Borg" w:date="2023-01-28T15:20:00Z">
        <w:r w:rsidR="00FB28B3">
          <w:t xml:space="preserve">the top 10 ranked </w:t>
        </w:r>
        <w:r w:rsidR="00D2710A">
          <w:t>disease or health condition</w:t>
        </w:r>
        <w:r w:rsidR="00D2710A">
          <w:t xml:space="preserve">, according to whether models were being developed, validated, </w:t>
        </w:r>
      </w:ins>
      <w:ins w:id="56" w:author="David Borg" w:date="2023-01-28T15:21:00Z">
        <w:r w:rsidR="00D2710A">
          <w:t>or both.</w:t>
        </w:r>
      </w:ins>
    </w:p>
    <w:p w14:paraId="3AE34A52" w14:textId="47889E5A" w:rsidR="00FB28B3" w:rsidRDefault="00FB28B3" w:rsidP="006966C3">
      <w:pPr>
        <w:pStyle w:val="BodyText"/>
        <w:rPr>
          <w:ins w:id="57" w:author="David Borg" w:date="2023-01-28T15:09:00Z"/>
        </w:rPr>
      </w:pPr>
      <w:ins w:id="58" w:author="David Borg" w:date="2023-01-28T15:08:00Z">
        <w:r>
          <w:t xml:space="preserve">To address the second aim, </w:t>
        </w:r>
      </w:ins>
      <w:ins w:id="59" w:author="David Borg" w:date="2023-01-28T15:09:00Z">
        <w:r>
          <w:t xml:space="preserve">we… </w:t>
        </w:r>
        <w:r>
          <w:t>planned versus actual sample sizes</w:t>
        </w:r>
      </w:ins>
    </w:p>
    <w:p w14:paraId="5F2FC261" w14:textId="0A487104" w:rsidR="00FB28B3" w:rsidRDefault="00FB28B3" w:rsidP="006966C3">
      <w:pPr>
        <w:pStyle w:val="BodyText"/>
        <w:rPr>
          <w:ins w:id="60" w:author="David Borg" w:date="2023-01-28T15:07:00Z"/>
        </w:rPr>
      </w:pPr>
      <w:ins w:id="61" w:author="David Borg" w:date="2023-01-28T15:09:00Z">
        <w:r>
          <w:t xml:space="preserve">Third, </w:t>
        </w:r>
      </w:ins>
      <w:ins w:id="62" w:author="David Borg" w:date="2023-01-28T15:10:00Z">
        <w:r>
          <w:t>the time to publication for all registered studies</w:t>
        </w:r>
        <w:r>
          <w:t xml:space="preserve"> was estimated using </w:t>
        </w:r>
      </w:ins>
      <w:ins w:id="63" w:author="David Borg" w:date="2023-01-28T15:11:00Z">
        <w:r>
          <w:t>a Kaplan–Meier plot to show the publication of results after study completion.</w:t>
        </w:r>
      </w:ins>
    </w:p>
    <w:p w14:paraId="76D91986" w14:textId="548E77AB" w:rsidR="006966C3" w:rsidRPr="006966C3" w:rsidDel="00FB28B3" w:rsidRDefault="006966C3" w:rsidP="006966C3">
      <w:pPr>
        <w:pStyle w:val="BodyText"/>
        <w:rPr>
          <w:del w:id="64" w:author="David Borg" w:date="2023-01-28T15:11:00Z"/>
        </w:rPr>
        <w:pPrChange w:id="65" w:author="David Borg" w:date="2023-01-28T15:06:00Z">
          <w:pPr>
            <w:pStyle w:val="FirstParagraph"/>
          </w:pPr>
        </w:pPrChange>
      </w:pPr>
    </w:p>
    <w:p w14:paraId="6E87D226" w14:textId="7891B628" w:rsidR="00473A9A" w:rsidRDefault="00000000">
      <w:pPr>
        <w:pStyle w:val="BodyText"/>
      </w:pPr>
      <w:del w:id="66" w:author="David Borg" w:date="2023-01-28T15:11:00Z">
        <w:r w:rsidDel="00FB28B3">
          <w:delText>We used a Kaplan–Meier plot to show the publication of results after study completion.</w:delText>
        </w:r>
      </w:del>
    </w:p>
    <w:p w14:paraId="6B95ED8B" w14:textId="392B73F1" w:rsidR="00473A9A" w:rsidDel="00FB28B3" w:rsidRDefault="00000000">
      <w:pPr>
        <w:pStyle w:val="BodyText"/>
        <w:rPr>
          <w:del w:id="67" w:author="David Borg" w:date="2023-01-28T15:12:00Z"/>
        </w:rPr>
      </w:pPr>
      <w:r>
        <w:t>Data management and analysis were performed in R [ref].</w:t>
      </w:r>
      <w:ins w:id="68" w:author="David Borg" w:date="2023-01-28T15:11:00Z">
        <w:r w:rsidR="00FB28B3">
          <w:t xml:space="preserve"> The data are codes are available at </w:t>
        </w:r>
      </w:ins>
      <w:ins w:id="69" w:author="David Borg" w:date="2023-01-28T15:12:00Z">
        <w:r w:rsidR="00FB28B3">
          <w:fldChar w:fldCharType="begin"/>
        </w:r>
        <w:r w:rsidR="00FB28B3">
          <w:instrText xml:space="preserve"> HYPERLINK "</w:instrText>
        </w:r>
      </w:ins>
      <w:ins w:id="70" w:author="David Borg" w:date="2023-01-28T15:11:00Z">
        <w:r w:rsidR="00FB28B3" w:rsidRPr="00FB28B3">
          <w:instrText>https://www.doi.org/</w:instrText>
        </w:r>
      </w:ins>
      <w:ins w:id="71" w:author="David Borg" w:date="2023-01-28T15:12:00Z">
        <w:r w:rsidR="00FB28B3" w:rsidRPr="00FB28B3">
          <w:rPr>
            <w:highlight w:val="yellow"/>
            <w:rPrChange w:id="72" w:author="David Borg" w:date="2023-01-28T15:12:00Z">
              <w:rPr/>
            </w:rPrChange>
          </w:rPr>
          <w:instrText>xxx</w:instrText>
        </w:r>
        <w:r w:rsidR="00FB28B3">
          <w:instrText xml:space="preserve">" </w:instrText>
        </w:r>
        <w:r w:rsidR="00FB28B3">
          <w:fldChar w:fldCharType="separate"/>
        </w:r>
      </w:ins>
      <w:ins w:id="73" w:author="David Borg" w:date="2023-01-28T15:11:00Z">
        <w:r w:rsidR="00FB28B3" w:rsidRPr="007960B9">
          <w:rPr>
            <w:rStyle w:val="Hyperlink"/>
          </w:rPr>
          <w:t>https://www.doi.org/</w:t>
        </w:r>
      </w:ins>
      <w:ins w:id="74" w:author="David Borg" w:date="2023-01-28T15:12:00Z">
        <w:r w:rsidR="00FB28B3" w:rsidRPr="007960B9">
          <w:rPr>
            <w:rStyle w:val="Hyperlink"/>
            <w:highlight w:val="yellow"/>
            <w:rPrChange w:id="75" w:author="David Borg" w:date="2023-01-28T15:12:00Z">
              <w:rPr/>
            </w:rPrChange>
          </w:rPr>
          <w:t>xxx</w:t>
        </w:r>
        <w:r w:rsidR="00FB28B3">
          <w:fldChar w:fldCharType="end"/>
        </w:r>
        <w:r w:rsidR="00FB28B3">
          <w:t xml:space="preserve">. </w:t>
        </w:r>
      </w:ins>
    </w:p>
    <w:p w14:paraId="71C6E381" w14:textId="77777777" w:rsidR="00473A9A" w:rsidRDefault="00000000">
      <w:pPr>
        <w:pStyle w:val="BodyText"/>
      </w:pPr>
      <w:r>
        <w:t>We report our results using the STROBE checklist for cohort studies [ref].</w:t>
      </w:r>
    </w:p>
    <w:p w14:paraId="7612CF5C" w14:textId="77777777" w:rsidR="00473A9A" w:rsidRDefault="00000000">
      <w:pPr>
        <w:numPr>
          <w:ilvl w:val="0"/>
          <w:numId w:val="3"/>
        </w:numPr>
      </w:pPr>
      <w:r>
        <w:t>Table 1 info: Screening criteria</w:t>
      </w:r>
    </w:p>
    <w:p w14:paraId="4AA9F43B" w14:textId="77777777" w:rsidR="00473A9A" w:rsidRDefault="00000000">
      <w:pPr>
        <w:numPr>
          <w:ilvl w:val="0"/>
          <w:numId w:val="3"/>
        </w:numPr>
      </w:pPr>
      <w:r>
        <w:lastRenderedPageBreak/>
        <w:t>Search terms were:“machine learning”,“artificial intelligence”,“deep learning”, “prediction model”,“predictive model”,“prediction score”,“predictive score”, “warning score”,“risk score”,“risk prediction”, “prognostic model”,“diagnostic model” =======</w:t>
      </w:r>
    </w:p>
    <w:p w14:paraId="750B665A" w14:textId="77777777" w:rsidR="00473A9A" w:rsidRDefault="00000000">
      <w:pPr>
        <w:numPr>
          <w:ilvl w:val="0"/>
          <w:numId w:val="3"/>
        </w:numPr>
      </w:pPr>
      <w:r>
        <w:t>As table: Search terms were: “machine learning”, “artificial intelligence”, “deep learning”, “prediction model”, “predictive model”, “prediction score”, “predictive score”, “warning score”, “risk score”, “risk prediction”, “prognostic model”, “diagnostic model”</w:t>
      </w:r>
    </w:p>
    <w:p w14:paraId="5162929D" w14:textId="77777777" w:rsidR="00473A9A" w:rsidRDefault="00000000">
      <w:pPr>
        <w:pStyle w:val="Heading1"/>
      </w:pPr>
      <w:bookmarkStart w:id="76" w:name="results"/>
      <w:bookmarkEnd w:id="37"/>
      <w:bookmarkEnd w:id="40"/>
      <w:r>
        <w:t>Results</w:t>
      </w:r>
    </w:p>
    <w:p w14:paraId="4D9F7E0E" w14:textId="6AD9F1E5" w:rsidR="00473A9A" w:rsidRDefault="00000000">
      <w:pPr>
        <w:pStyle w:val="FirstParagraph"/>
      </w:pPr>
      <w:r>
        <w:t xml:space="preserve">The first stage of our search </w:t>
      </w:r>
      <w:del w:id="77" w:author="David Borg" w:date="2023-01-28T15:14:00Z">
        <w:r w:rsidDel="00FB28B3">
          <w:delText xml:space="preserve">strategy </w:delText>
        </w:r>
      </w:del>
      <w:r>
        <w:t xml:space="preserve">returned 1,465 </w:t>
      </w:r>
      <w:del w:id="78" w:author="David Borg" w:date="2023-01-28T15:14:00Z">
        <w:r w:rsidDel="00FB28B3">
          <w:delText xml:space="preserve">study </w:delText>
        </w:r>
      </w:del>
      <w:r>
        <w:t>records, from an initial sample size of 89,869 records (Figure 1). The most frequent keyword matches were [to do - data on RDSS…], which changed/did not change over time (Figure 2A).</w:t>
      </w:r>
    </w:p>
    <w:p w14:paraId="7AB3C3F0" w14:textId="3DBCDB0D" w:rsidR="00473A9A" w:rsidRDefault="00000000">
      <w:pPr>
        <w:pStyle w:val="BodyText"/>
      </w:pPr>
      <w:r>
        <w:t>After screening, 969 studies were included. Most studies planned model development only (n = 575</w:t>
      </w:r>
      <w:ins w:id="79" w:author="David Borg" w:date="2023-01-28T15:15:00Z">
        <w:r w:rsidR="00FB28B3">
          <w:t>/969</w:t>
        </w:r>
      </w:ins>
      <w:r>
        <w:t>; 59%) or model development with mention of internal and/or external model validation (n = 286</w:t>
      </w:r>
      <w:ins w:id="80" w:author="David Borg" w:date="2023-01-28T15:15:00Z">
        <w:r w:rsidR="00FB28B3">
          <w:t>/969</w:t>
        </w:r>
      </w:ins>
      <w:r>
        <w:t>; 30%). Approximately one in ten studies considered the validation of existing prediction models, of which xx were clinical scores or early warning scores [more detail here]. Study types were evenly distributed across diagnostic and prognostic outcomes (Figure 2B). The total number of model development studies increased over time. Large increases in study numbers in later years were attributed to COVID-19 models (check). Or correlated with increases in the mention of deep learning/machine learning/ai.</w:t>
      </w:r>
    </w:p>
    <w:p w14:paraId="5D70BAC2" w14:textId="77777777" w:rsidR="00473A9A" w:rsidRDefault="00000000">
      <w:pPr>
        <w:pStyle w:val="CaptionedFigure"/>
      </w:pPr>
      <w:r>
        <w:rPr>
          <w:noProof/>
        </w:rPr>
        <w:drawing>
          <wp:inline distT="0" distB="0" distL="0" distR="0" wp14:anchorId="16792E96" wp14:editId="41FCDE93">
            <wp:extent cx="5334000" cy="2523915"/>
            <wp:effectExtent l="0" t="0" r="0" b="0"/>
            <wp:docPr id="26" name="Picture" descr="Search strategy"/>
            <wp:cNvGraphicFramePr/>
            <a:graphic xmlns:a="http://schemas.openxmlformats.org/drawingml/2006/main">
              <a:graphicData uri="http://schemas.openxmlformats.org/drawingml/2006/picture">
                <pic:pic xmlns:pic="http://schemas.openxmlformats.org/drawingml/2006/picture">
                  <pic:nvPicPr>
                    <pic:cNvPr id="27" name="Picture" descr="figures/Figure1.png"/>
                    <pic:cNvPicPr>
                      <a:picLocks noChangeAspect="1" noChangeArrowheads="1"/>
                    </pic:cNvPicPr>
                  </pic:nvPicPr>
                  <pic:blipFill>
                    <a:blip r:embed="rId13"/>
                    <a:stretch>
                      <a:fillRect/>
                    </a:stretch>
                  </pic:blipFill>
                  <pic:spPr bwMode="auto">
                    <a:xfrm>
                      <a:off x="0" y="0"/>
                      <a:ext cx="5334000" cy="2523915"/>
                    </a:xfrm>
                    <a:prstGeom prst="rect">
                      <a:avLst/>
                    </a:prstGeom>
                    <a:noFill/>
                    <a:ln w="9525">
                      <a:noFill/>
                      <a:headEnd/>
                      <a:tailEnd/>
                    </a:ln>
                  </pic:spPr>
                </pic:pic>
              </a:graphicData>
            </a:graphic>
          </wp:inline>
        </w:drawing>
      </w:r>
    </w:p>
    <w:p w14:paraId="48B985F5" w14:textId="77777777" w:rsidR="00473A9A" w:rsidRDefault="00000000">
      <w:pPr>
        <w:pStyle w:val="ImageCaption"/>
      </w:pPr>
      <w:r>
        <w:t>Search strategy</w:t>
      </w:r>
    </w:p>
    <w:p w14:paraId="1054EDE9" w14:textId="77777777" w:rsidR="00473A9A" w:rsidRDefault="00000000">
      <w:pPr>
        <w:pStyle w:val="CaptionedFigure"/>
      </w:pPr>
      <w:commentRangeStart w:id="81"/>
      <w:r>
        <w:rPr>
          <w:noProof/>
        </w:rPr>
        <w:lastRenderedPageBreak/>
        <w:drawing>
          <wp:inline distT="0" distB="0" distL="0" distR="0" wp14:anchorId="1CF37C14" wp14:editId="43EBDA77">
            <wp:extent cx="5334000" cy="3555999"/>
            <wp:effectExtent l="0" t="0" r="0" b="0"/>
            <wp:docPr id="29" name="Picture" descr="Included study summary"/>
            <wp:cNvGraphicFramePr/>
            <a:graphic xmlns:a="http://schemas.openxmlformats.org/drawingml/2006/main">
              <a:graphicData uri="http://schemas.openxmlformats.org/drawingml/2006/picture">
                <pic:pic xmlns:pic="http://schemas.openxmlformats.org/drawingml/2006/picture">
                  <pic:nvPicPr>
                    <pic:cNvPr id="30" name="Picture" descr="figures/Figure2.png"/>
                    <pic:cNvPicPr>
                      <a:picLocks noChangeAspect="1" noChangeArrowheads="1"/>
                    </pic:cNvPicPr>
                  </pic:nvPicPr>
                  <pic:blipFill>
                    <a:blip r:embed="rId14"/>
                    <a:stretch>
                      <a:fillRect/>
                    </a:stretch>
                  </pic:blipFill>
                  <pic:spPr bwMode="auto">
                    <a:xfrm>
                      <a:off x="0" y="0"/>
                      <a:ext cx="5334000" cy="3555999"/>
                    </a:xfrm>
                    <a:prstGeom prst="rect">
                      <a:avLst/>
                    </a:prstGeom>
                    <a:noFill/>
                    <a:ln w="9525">
                      <a:noFill/>
                      <a:headEnd/>
                      <a:tailEnd/>
                    </a:ln>
                  </pic:spPr>
                </pic:pic>
              </a:graphicData>
            </a:graphic>
          </wp:inline>
        </w:drawing>
      </w:r>
      <w:commentRangeEnd w:id="81"/>
      <w:r w:rsidR="00FB28B3">
        <w:rPr>
          <w:rStyle w:val="CommentReference"/>
        </w:rPr>
        <w:commentReference w:id="81"/>
      </w:r>
    </w:p>
    <w:p w14:paraId="2537B852" w14:textId="77777777" w:rsidR="00473A9A" w:rsidRDefault="00000000">
      <w:pPr>
        <w:pStyle w:val="ImageCaption"/>
      </w:pPr>
      <w:r>
        <w:t>Included study summary</w:t>
      </w:r>
    </w:p>
    <w:tbl>
      <w:tblPr>
        <w:tblStyle w:val="Table"/>
        <w:tblW w:w="0" w:type="auto"/>
        <w:jc w:val="center"/>
        <w:tblLayout w:type="fixed"/>
        <w:tblLook w:val="0420" w:firstRow="1" w:lastRow="0" w:firstColumn="0" w:lastColumn="0" w:noHBand="0" w:noVBand="1"/>
      </w:tblPr>
      <w:tblGrid>
        <w:gridCol w:w="2318"/>
        <w:gridCol w:w="778"/>
      </w:tblGrid>
      <w:tr w:rsidR="00473A9A" w14:paraId="2EA60A74" w14:textId="77777777" w:rsidTr="00473A9A">
        <w:trPr>
          <w:cnfStyle w:val="100000000000" w:firstRow="1" w:lastRow="0" w:firstColumn="0" w:lastColumn="0" w:oddVBand="0" w:evenVBand="0" w:oddHBand="0" w:evenHBand="0" w:firstRowFirstColumn="0" w:firstRowLastColumn="0" w:lastRowFirstColumn="0" w:lastRowLastColumn="0"/>
          <w:cantSplit/>
          <w:tblHeader/>
          <w:jc w:val="center"/>
        </w:trPr>
        <w:tc>
          <w:tcPr>
            <w:tcW w:w="231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5A6EFDD" w14:textId="77777777" w:rsidR="00473A9A"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keyword</w:t>
            </w:r>
          </w:p>
        </w:tc>
        <w:tc>
          <w:tcPr>
            <w:tcW w:w="77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04CD577" w14:textId="77777777" w:rsidR="00473A9A"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w:t>
            </w:r>
          </w:p>
        </w:tc>
      </w:tr>
      <w:tr w:rsidR="00473A9A" w14:paraId="1B741CBF" w14:textId="77777777" w:rsidTr="00473A9A">
        <w:trPr>
          <w:cantSplit/>
          <w:jc w:val="center"/>
        </w:trPr>
        <w:tc>
          <w:tcPr>
            <w:tcW w:w="231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BBDE9" w14:textId="77777777" w:rsidR="00473A9A"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prediction model</w:t>
            </w:r>
          </w:p>
        </w:tc>
        <w:tc>
          <w:tcPr>
            <w:tcW w:w="77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E16F36" w14:textId="77777777" w:rsidR="00473A9A"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248</w:t>
            </w:r>
          </w:p>
        </w:tc>
      </w:tr>
      <w:tr w:rsidR="00473A9A" w14:paraId="495EEE6B" w14:textId="77777777" w:rsidTr="00473A9A">
        <w:trPr>
          <w:cantSplit/>
          <w:jc w:val="center"/>
        </w:trPr>
        <w:tc>
          <w:tcPr>
            <w:tcW w:w="2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F92B8" w14:textId="77777777" w:rsidR="00473A9A"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machine learning</w:t>
            </w:r>
          </w:p>
        </w:tc>
        <w:tc>
          <w:tcPr>
            <w:tcW w:w="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C73AF" w14:textId="77777777" w:rsidR="00473A9A"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178</w:t>
            </w:r>
          </w:p>
        </w:tc>
      </w:tr>
      <w:tr w:rsidR="00473A9A" w14:paraId="4D9FF5CF" w14:textId="77777777" w:rsidTr="00473A9A">
        <w:trPr>
          <w:cantSplit/>
          <w:jc w:val="center"/>
        </w:trPr>
        <w:tc>
          <w:tcPr>
            <w:tcW w:w="2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D63A6" w14:textId="77777777" w:rsidR="00473A9A"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artificial intelligence</w:t>
            </w:r>
          </w:p>
        </w:tc>
        <w:tc>
          <w:tcPr>
            <w:tcW w:w="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4BCE9" w14:textId="77777777" w:rsidR="00473A9A"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166</w:t>
            </w:r>
          </w:p>
        </w:tc>
      </w:tr>
      <w:tr w:rsidR="00473A9A" w14:paraId="3AB55E23" w14:textId="77777777" w:rsidTr="00473A9A">
        <w:trPr>
          <w:cantSplit/>
          <w:jc w:val="center"/>
        </w:trPr>
        <w:tc>
          <w:tcPr>
            <w:tcW w:w="2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5E4C4" w14:textId="77777777" w:rsidR="00473A9A"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predictive model</w:t>
            </w:r>
          </w:p>
        </w:tc>
        <w:tc>
          <w:tcPr>
            <w:tcW w:w="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5E029" w14:textId="77777777" w:rsidR="00473A9A"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151</w:t>
            </w:r>
          </w:p>
        </w:tc>
      </w:tr>
      <w:tr w:rsidR="00473A9A" w14:paraId="784C73A6" w14:textId="77777777" w:rsidTr="00473A9A">
        <w:trPr>
          <w:cantSplit/>
          <w:jc w:val="center"/>
        </w:trPr>
        <w:tc>
          <w:tcPr>
            <w:tcW w:w="2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E92501" w14:textId="77777777" w:rsidR="00473A9A"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deep learning</w:t>
            </w:r>
          </w:p>
        </w:tc>
        <w:tc>
          <w:tcPr>
            <w:tcW w:w="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D6B5C" w14:textId="77777777" w:rsidR="00473A9A"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117</w:t>
            </w:r>
          </w:p>
        </w:tc>
      </w:tr>
      <w:tr w:rsidR="00473A9A" w14:paraId="738AE73D" w14:textId="77777777" w:rsidTr="00473A9A">
        <w:trPr>
          <w:cantSplit/>
          <w:jc w:val="center"/>
        </w:trPr>
        <w:tc>
          <w:tcPr>
            <w:tcW w:w="2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FD8F3B" w14:textId="77777777" w:rsidR="00473A9A"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risk score</w:t>
            </w:r>
          </w:p>
        </w:tc>
        <w:tc>
          <w:tcPr>
            <w:tcW w:w="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6CA1E0" w14:textId="77777777" w:rsidR="00473A9A"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110</w:t>
            </w:r>
          </w:p>
        </w:tc>
      </w:tr>
      <w:tr w:rsidR="00473A9A" w14:paraId="6BC689E8" w14:textId="77777777" w:rsidTr="00473A9A">
        <w:trPr>
          <w:cantSplit/>
          <w:jc w:val="center"/>
        </w:trPr>
        <w:tc>
          <w:tcPr>
            <w:tcW w:w="2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5F956" w14:textId="77777777" w:rsidR="00473A9A"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risk prediction</w:t>
            </w:r>
          </w:p>
        </w:tc>
        <w:tc>
          <w:tcPr>
            <w:tcW w:w="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B1A8D" w14:textId="77777777" w:rsidR="00473A9A"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89</w:t>
            </w:r>
          </w:p>
        </w:tc>
      </w:tr>
      <w:tr w:rsidR="00473A9A" w14:paraId="10395ADA" w14:textId="77777777" w:rsidTr="00473A9A">
        <w:trPr>
          <w:cantSplit/>
          <w:jc w:val="center"/>
        </w:trPr>
        <w:tc>
          <w:tcPr>
            <w:tcW w:w="2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57EB2" w14:textId="77777777" w:rsidR="00473A9A"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prognostic model</w:t>
            </w:r>
          </w:p>
        </w:tc>
        <w:tc>
          <w:tcPr>
            <w:tcW w:w="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A3E6A" w14:textId="77777777" w:rsidR="00473A9A"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64</w:t>
            </w:r>
          </w:p>
        </w:tc>
      </w:tr>
      <w:tr w:rsidR="00473A9A" w14:paraId="5183556C" w14:textId="77777777" w:rsidTr="00473A9A">
        <w:trPr>
          <w:cantSplit/>
          <w:jc w:val="center"/>
        </w:trPr>
        <w:tc>
          <w:tcPr>
            <w:tcW w:w="2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F17DE" w14:textId="77777777" w:rsidR="00473A9A"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diagnostic model</w:t>
            </w:r>
          </w:p>
        </w:tc>
        <w:tc>
          <w:tcPr>
            <w:tcW w:w="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35BBD" w14:textId="77777777" w:rsidR="00473A9A"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35</w:t>
            </w:r>
          </w:p>
        </w:tc>
      </w:tr>
      <w:tr w:rsidR="00473A9A" w14:paraId="62243525" w14:textId="77777777" w:rsidTr="00473A9A">
        <w:trPr>
          <w:cantSplit/>
          <w:jc w:val="center"/>
        </w:trPr>
        <w:tc>
          <w:tcPr>
            <w:tcW w:w="2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710280" w14:textId="77777777" w:rsidR="00473A9A"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predictive score</w:t>
            </w:r>
          </w:p>
        </w:tc>
        <w:tc>
          <w:tcPr>
            <w:tcW w:w="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9C26A" w14:textId="77777777" w:rsidR="00473A9A"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w:t>
            </w:r>
          </w:p>
        </w:tc>
      </w:tr>
      <w:tr w:rsidR="00473A9A" w14:paraId="4DEDD018" w14:textId="77777777" w:rsidTr="00473A9A">
        <w:trPr>
          <w:cantSplit/>
          <w:jc w:val="center"/>
        </w:trPr>
        <w:tc>
          <w:tcPr>
            <w:tcW w:w="2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17C813" w14:textId="77777777" w:rsidR="00473A9A"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prediction score</w:t>
            </w:r>
          </w:p>
        </w:tc>
        <w:tc>
          <w:tcPr>
            <w:tcW w:w="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634F82" w14:textId="77777777" w:rsidR="00473A9A"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w:t>
            </w:r>
          </w:p>
        </w:tc>
      </w:tr>
      <w:tr w:rsidR="00473A9A" w14:paraId="2475A478" w14:textId="77777777" w:rsidTr="00473A9A">
        <w:trPr>
          <w:cantSplit/>
          <w:jc w:val="center"/>
        </w:trPr>
        <w:tc>
          <w:tcPr>
            <w:tcW w:w="231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7550674" w14:textId="77777777" w:rsidR="00473A9A"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warning score</w:t>
            </w:r>
          </w:p>
        </w:tc>
        <w:tc>
          <w:tcPr>
            <w:tcW w:w="77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3E572E5" w14:textId="77777777" w:rsidR="00473A9A"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r>
    </w:tbl>
    <w:p w14:paraId="50334AF0" w14:textId="77777777" w:rsidR="00473A9A" w:rsidRDefault="00000000">
      <w:pPr>
        <w:pStyle w:val="CaptionedFigure"/>
      </w:pPr>
      <w:r>
        <w:rPr>
          <w:noProof/>
        </w:rPr>
        <w:drawing>
          <wp:inline distT="0" distB="0" distL="0" distR="0" wp14:anchorId="4A28E0D8" wp14:editId="1D46A19A">
            <wp:extent cx="5334000" cy="4000499"/>
            <wp:effectExtent l="0" t="0" r="0" b="0"/>
            <wp:docPr id="32" name="Picture" descr="Word cloud of indexed MeSH terms"/>
            <wp:cNvGraphicFramePr/>
            <a:graphic xmlns:a="http://schemas.openxmlformats.org/drawingml/2006/main">
              <a:graphicData uri="http://schemas.openxmlformats.org/drawingml/2006/picture">
                <pic:pic xmlns:pic="http://schemas.openxmlformats.org/drawingml/2006/picture">
                  <pic:nvPicPr>
                    <pic:cNvPr id="33" name="Picture" descr="figures/Figure3.png"/>
                    <pic:cNvPicPr>
                      <a:picLocks noChangeAspect="1" noChangeArrowheads="1"/>
                    </pic:cNvPicPr>
                  </pic:nvPicPr>
                  <pic:blipFill>
                    <a:blip r:embed="rId15"/>
                    <a:stretch>
                      <a:fillRect/>
                    </a:stretch>
                  </pic:blipFill>
                  <pic:spPr bwMode="auto">
                    <a:xfrm>
                      <a:off x="0" y="0"/>
                      <a:ext cx="5334000" cy="4000499"/>
                    </a:xfrm>
                    <a:prstGeom prst="rect">
                      <a:avLst/>
                    </a:prstGeom>
                    <a:noFill/>
                    <a:ln w="9525">
                      <a:noFill/>
                      <a:headEnd/>
                      <a:tailEnd/>
                    </a:ln>
                  </pic:spPr>
                </pic:pic>
              </a:graphicData>
            </a:graphic>
          </wp:inline>
        </w:drawing>
      </w:r>
    </w:p>
    <w:p w14:paraId="5ACEADA1" w14:textId="77777777" w:rsidR="00473A9A" w:rsidRDefault="00000000">
      <w:pPr>
        <w:pStyle w:val="ImageCaption"/>
      </w:pPr>
      <w:r>
        <w:t>Word cloud of indexed MeSH terms</w:t>
      </w:r>
    </w:p>
    <w:p w14:paraId="45E7EE87" w14:textId="77777777" w:rsidR="00473A9A" w:rsidRDefault="00000000">
      <w:pPr>
        <w:pStyle w:val="BlockText"/>
      </w:pPr>
      <w:commentRangeStart w:id="82"/>
      <w:r>
        <w:lastRenderedPageBreak/>
        <w:t xml:space="preserve">Change </w:t>
      </w:r>
      <w:commentRangeEnd w:id="82"/>
      <w:r w:rsidR="00D6251F">
        <w:rPr>
          <w:rStyle w:val="CommentReference"/>
        </w:rPr>
        <w:commentReference w:id="82"/>
      </w:r>
      <w:r>
        <w:t>x-axis to years. When does the clock start? Is it time since study completion.</w:t>
      </w:r>
    </w:p>
    <w:p w14:paraId="6DB6803D" w14:textId="77777777" w:rsidR="00473A9A" w:rsidRDefault="00000000">
      <w:pPr>
        <w:pStyle w:val="CaptionedFigure"/>
      </w:pPr>
      <w:r>
        <w:rPr>
          <w:noProof/>
        </w:rPr>
        <w:drawing>
          <wp:inline distT="0" distB="0" distL="0" distR="0" wp14:anchorId="39B25056" wp14:editId="08C0C059">
            <wp:extent cx="5334000" cy="3810000"/>
            <wp:effectExtent l="0" t="0" r="0" b="0"/>
            <wp:docPr id="35" name="Picture" descr="CIF: time to first publication (check caption)"/>
            <wp:cNvGraphicFramePr/>
            <a:graphic xmlns:a="http://schemas.openxmlformats.org/drawingml/2006/main">
              <a:graphicData uri="http://schemas.openxmlformats.org/drawingml/2006/picture">
                <pic:pic xmlns:pic="http://schemas.openxmlformats.org/drawingml/2006/picture">
                  <pic:nvPicPr>
                    <pic:cNvPr id="36" name="Picture" descr="figures/time-to-first-publication.png"/>
                    <pic:cNvPicPr>
                      <a:picLocks noChangeAspect="1" noChangeArrowheads="1"/>
                    </pic:cNvPicPr>
                  </pic:nvPicPr>
                  <pic:blipFill>
                    <a:blip r:embed="rId16"/>
                    <a:stretch>
                      <a:fillRect/>
                    </a:stretch>
                  </pic:blipFill>
                  <pic:spPr bwMode="auto">
                    <a:xfrm>
                      <a:off x="0" y="0"/>
                      <a:ext cx="5334000" cy="3810000"/>
                    </a:xfrm>
                    <a:prstGeom prst="rect">
                      <a:avLst/>
                    </a:prstGeom>
                    <a:noFill/>
                    <a:ln w="9525">
                      <a:noFill/>
                      <a:headEnd/>
                      <a:tailEnd/>
                    </a:ln>
                  </pic:spPr>
                </pic:pic>
              </a:graphicData>
            </a:graphic>
          </wp:inline>
        </w:drawing>
      </w:r>
    </w:p>
    <w:p w14:paraId="0D62A424" w14:textId="77777777" w:rsidR="00473A9A" w:rsidRDefault="00000000">
      <w:pPr>
        <w:pStyle w:val="ImageCaption"/>
      </w:pPr>
      <w:r>
        <w:t>CIF: time to first publication (check caption)</w:t>
      </w:r>
    </w:p>
    <w:p w14:paraId="1C3FB5D9" w14:textId="77777777" w:rsidR="00473A9A" w:rsidRDefault="00000000">
      <w:pPr>
        <w:pStyle w:val="BodyText"/>
      </w:pPr>
      <w:r>
        <w:t>The median follow-up time after trial completion was xx months (25th to 75th centiles xx to xx months). The total follow-up time was xx,xxx years.</w:t>
      </w:r>
    </w:p>
    <w:p w14:paraId="53300538" w14:textId="77777777" w:rsidR="00473A9A" w:rsidRDefault="00000000">
      <w:pPr>
        <w:pStyle w:val="Heading2"/>
      </w:pPr>
      <w:bookmarkStart w:id="83" w:name="analysis"/>
      <w:r>
        <w:t>Analysis</w:t>
      </w:r>
    </w:p>
    <w:p w14:paraId="744528CE" w14:textId="77777777" w:rsidR="00473A9A" w:rsidRDefault="00000000">
      <w:pPr>
        <w:pStyle w:val="BlockText"/>
      </w:pPr>
      <w:r>
        <w:t>Adrian: Not sure if we need the random sample as the non-publication rate will be bad in its own right. We could say it’s relatively better or worse than other designs (e.g., trials), but it would still be a huge problem.</w:t>
      </w:r>
    </w:p>
    <w:p w14:paraId="1C3B6385" w14:textId="77777777" w:rsidR="00473A9A" w:rsidRDefault="00000000">
      <w:pPr>
        <w:pStyle w:val="Compact"/>
        <w:numPr>
          <w:ilvl w:val="0"/>
          <w:numId w:val="4"/>
        </w:numPr>
      </w:pPr>
      <w:r>
        <w:t>Study status; all identified studies, possibly compared with random sample of observational studies that don’t return match to search terms?</w:t>
      </w:r>
    </w:p>
    <w:p w14:paraId="2D65A262" w14:textId="77777777" w:rsidR="00473A9A" w:rsidRDefault="00000000">
      <w:pPr>
        <w:pStyle w:val="Compact"/>
        <w:numPr>
          <w:ilvl w:val="0"/>
          <w:numId w:val="4"/>
        </w:numPr>
      </w:pPr>
      <w:r>
        <w:t>Sample size history for final sample</w:t>
      </w:r>
    </w:p>
    <w:p w14:paraId="2F1364DE" w14:textId="77777777" w:rsidR="00473A9A" w:rsidRDefault="00000000">
      <w:pPr>
        <w:pStyle w:val="Compact"/>
        <w:numPr>
          <w:ilvl w:val="0"/>
          <w:numId w:val="4"/>
        </w:numPr>
      </w:pPr>
      <w:r>
        <w:t>Frequency of targeted keywords (e.g, (.*)validation, TRIPOD)</w:t>
      </w:r>
    </w:p>
    <w:p w14:paraId="16115545" w14:textId="77777777" w:rsidR="00473A9A" w:rsidRDefault="00000000">
      <w:pPr>
        <w:pStyle w:val="Compact"/>
        <w:numPr>
          <w:ilvl w:val="0"/>
          <w:numId w:val="4"/>
        </w:numPr>
      </w:pPr>
      <w:r>
        <w:t xml:space="preserve">Links to </w:t>
      </w:r>
      <w:commentRangeStart w:id="84"/>
      <w:r>
        <w:t xml:space="preserve">publications using python tool </w:t>
      </w:r>
      <w:commentRangeEnd w:id="84"/>
      <w:r w:rsidR="00D2710A">
        <w:rPr>
          <w:rStyle w:val="CommentReference"/>
        </w:rPr>
        <w:commentReference w:id="84"/>
      </w:r>
      <w:r>
        <w:t>(Rex to lead)</w:t>
      </w:r>
    </w:p>
    <w:p w14:paraId="3200E985" w14:textId="77777777" w:rsidR="00473A9A" w:rsidRDefault="00000000">
      <w:pPr>
        <w:pStyle w:val="BlockText"/>
      </w:pPr>
      <w:r>
        <w:t>Need to specify what publications are included. For example, does it include preprints?</w:t>
      </w:r>
    </w:p>
    <w:p w14:paraId="680B68A8" w14:textId="77777777" w:rsidR="00473A9A" w:rsidRDefault="00000000">
      <w:pPr>
        <w:pStyle w:val="FirstParagraph"/>
      </w:pPr>
      <w:r>
        <w:t>Report missing data for sample size.</w:t>
      </w:r>
    </w:p>
    <w:p w14:paraId="18BAF0F7" w14:textId="77777777" w:rsidR="00473A9A" w:rsidRDefault="00000000">
      <w:pPr>
        <w:pStyle w:val="Heading1"/>
      </w:pPr>
      <w:bookmarkStart w:id="85" w:name="discussion"/>
      <w:bookmarkEnd w:id="76"/>
      <w:bookmarkEnd w:id="83"/>
      <w:commentRangeStart w:id="86"/>
      <w:commentRangeStart w:id="87"/>
      <w:r>
        <w:lastRenderedPageBreak/>
        <w:t>Discussion</w:t>
      </w:r>
      <w:commentRangeEnd w:id="86"/>
      <w:r w:rsidR="00D2710A">
        <w:rPr>
          <w:rStyle w:val="CommentReference"/>
          <w:rFonts w:asciiTheme="minorHAnsi" w:eastAsiaTheme="minorHAnsi" w:hAnsiTheme="minorHAnsi" w:cstheme="minorBidi"/>
          <w:b w:val="0"/>
          <w:bCs w:val="0"/>
          <w:color w:val="auto"/>
        </w:rPr>
        <w:commentReference w:id="86"/>
      </w:r>
      <w:commentRangeEnd w:id="87"/>
      <w:r w:rsidR="00D6251F">
        <w:rPr>
          <w:rStyle w:val="CommentReference"/>
          <w:rFonts w:asciiTheme="minorHAnsi" w:eastAsiaTheme="minorHAnsi" w:hAnsiTheme="minorHAnsi" w:cstheme="minorBidi"/>
          <w:b w:val="0"/>
          <w:bCs w:val="0"/>
          <w:color w:val="auto"/>
        </w:rPr>
        <w:commentReference w:id="87"/>
      </w:r>
    </w:p>
    <w:p w14:paraId="56BAF7D7" w14:textId="77777777" w:rsidR="00473A9A" w:rsidRDefault="00000000">
      <w:pPr>
        <w:pStyle w:val="Compact"/>
        <w:numPr>
          <w:ilvl w:val="0"/>
          <w:numId w:val="5"/>
        </w:numPr>
      </w:pPr>
      <w:r>
        <w:t>Comment on enormous non-publication rate and the consequences for practice. Similar non-publication rate to randomised trials (</w:t>
      </w:r>
      <w:hyperlink r:id="rId17">
        <w:r>
          <w:rPr>
            <w:rStyle w:val="Hyperlink"/>
          </w:rPr>
          <w:t>https://pubmed.ncbi.nlm.nih.gov/22214755/</w:t>
        </w:r>
      </w:hyperlink>
      <w:r>
        <w:t>)</w:t>
      </w:r>
    </w:p>
    <w:p w14:paraId="5DC2D137" w14:textId="77777777" w:rsidR="00473A9A" w:rsidRDefault="00000000">
      <w:pPr>
        <w:pStyle w:val="Compact"/>
        <w:numPr>
          <w:ilvl w:val="0"/>
          <w:numId w:val="5"/>
        </w:numPr>
      </w:pPr>
      <w:r>
        <w:t xml:space="preserve">need to scope existing published models for a given outcome before developing another </w:t>
      </w:r>
      <w:commentRangeStart w:id="88"/>
      <w:r>
        <w:t>one</w:t>
      </w:r>
      <w:commentRangeEnd w:id="88"/>
      <w:r w:rsidR="00D2710A">
        <w:rPr>
          <w:rStyle w:val="CommentReference"/>
        </w:rPr>
        <w:commentReference w:id="88"/>
      </w:r>
      <w:r>
        <w:t>! [refs - riley]</w:t>
      </w:r>
    </w:p>
    <w:p w14:paraId="15E10A38" w14:textId="77777777" w:rsidR="00473A9A" w:rsidRDefault="00000000">
      <w:pPr>
        <w:pStyle w:val="Compact"/>
        <w:numPr>
          <w:ilvl w:val="0"/>
          <w:numId w:val="5"/>
        </w:numPr>
      </w:pPr>
      <w:r>
        <w:t>Before embarking on a prediction modelling study, it is important to ensure a sufficient sample size is available (</w:t>
      </w:r>
      <w:hyperlink r:id="rId18">
        <w:r>
          <w:rPr>
            <w:rStyle w:val="Hyperlink"/>
          </w:rPr>
          <w:t>https://www.bmj.com/content/368/bmj.m441</w:t>
        </w:r>
      </w:hyperlink>
      <w:r>
        <w:t xml:space="preserve">) and that proposed predictors/outcome data collection is of sufficient quality. Just as per any planned statistical analysis. Poor choice will likely lead to poor performance down this line (garbage in = garbage out). ref: </w:t>
      </w:r>
      <w:hyperlink r:id="rId19">
        <w:r>
          <w:rPr>
            <w:rStyle w:val="Hyperlink"/>
          </w:rPr>
          <w:t>https://www.bmj.com/content/338/bmj.b604</w:t>
        </w:r>
      </w:hyperlink>
      <w:r>
        <w:t xml:space="preserve"> (royston2009)</w:t>
      </w:r>
    </w:p>
    <w:p w14:paraId="7551B4A6" w14:textId="77777777" w:rsidR="00473A9A" w:rsidRDefault="00000000">
      <w:pPr>
        <w:pStyle w:val="Heading1"/>
      </w:pPr>
      <w:bookmarkStart w:id="89" w:name="references"/>
      <w:bookmarkEnd w:id="85"/>
      <w:r>
        <w:t>References</w:t>
      </w:r>
    </w:p>
    <w:p w14:paraId="5A8C27E2" w14:textId="77777777" w:rsidR="00473A9A" w:rsidRDefault="00000000">
      <w:pPr>
        <w:pStyle w:val="Bibliography"/>
      </w:pPr>
      <w:bookmarkStart w:id="90" w:name="ref-hemingway2013"/>
      <w:bookmarkStart w:id="91" w:name="refs"/>
      <w:r>
        <w:t xml:space="preserve">Hemingway, Harry, Peter Croft, Pablo Perel, Jill A Hayden, Keith Abrams, Adam Timmis, Andrew Briggs, et al. 2013. “Prognosis Research Strategy (PROGRESS) 1: A Framework for Researching Clinical Outcomes.” </w:t>
      </w:r>
      <w:r>
        <w:rPr>
          <w:i/>
          <w:iCs/>
        </w:rPr>
        <w:t>Bmj</w:t>
      </w:r>
      <w:r>
        <w:t xml:space="preserve"> 346.</w:t>
      </w:r>
    </w:p>
    <w:p w14:paraId="4DE2F260" w14:textId="77777777" w:rsidR="00473A9A" w:rsidRDefault="00000000">
      <w:pPr>
        <w:pStyle w:val="Bibliography"/>
      </w:pPr>
      <w:bookmarkStart w:id="92" w:name="ref-Ouzzani2016"/>
      <w:bookmarkEnd w:id="90"/>
      <w:r>
        <w:t xml:space="preserve">Ouzzani, Mourad, Hossam Hammady, Zbys Fedorowicz, and Ahmed Elmagarmid. 2016. “Rayyan—a Web and Mobile App for Systematic Reviews.” </w:t>
      </w:r>
      <w:r>
        <w:rPr>
          <w:i/>
          <w:iCs/>
        </w:rPr>
        <w:t>Systematic Reviews</w:t>
      </w:r>
      <w:r>
        <w:t xml:space="preserve"> 5 (1): 210. </w:t>
      </w:r>
      <w:hyperlink r:id="rId20">
        <w:r>
          <w:rPr>
            <w:rStyle w:val="Hyperlink"/>
          </w:rPr>
          <w:t>https://doi.org/10.1186/s13643-016-0384-4</w:t>
        </w:r>
      </w:hyperlink>
      <w:r>
        <w:t>.</w:t>
      </w:r>
      <w:bookmarkEnd w:id="89"/>
      <w:bookmarkEnd w:id="91"/>
      <w:bookmarkEnd w:id="92"/>
    </w:p>
    <w:sectPr w:rsidR="00473A9A">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David Borg" w:date="2023-01-28T14:30:00Z" w:initials="DB">
    <w:p w14:paraId="1878E2AC" w14:textId="77777777" w:rsidR="00E2525B" w:rsidRDefault="00E2525B" w:rsidP="009C1E5D">
      <w:r>
        <w:rPr>
          <w:rStyle w:val="CommentReference"/>
        </w:rPr>
        <w:annotationRef/>
      </w:r>
      <w:r>
        <w:rPr>
          <w:sz w:val="20"/>
          <w:szCs w:val="20"/>
        </w:rPr>
        <w:t>Only a suggestion:</w:t>
      </w:r>
      <w:r>
        <w:rPr>
          <w:sz w:val="20"/>
          <w:szCs w:val="20"/>
        </w:rPr>
        <w:cr/>
      </w:r>
      <w:r>
        <w:rPr>
          <w:sz w:val="20"/>
          <w:szCs w:val="20"/>
        </w:rPr>
        <w:cr/>
        <w:t>What are your thoughts on strutting the first two paragraphs as: prediction models first (so sexy topic straight up to hook people), followed by patient risk (what pred models *can* achieve), followed by the increased potential for prediction models due to registries and electronic medical records.</w:t>
      </w:r>
    </w:p>
    <w:p w14:paraId="709CA3B1" w14:textId="77777777" w:rsidR="00E2525B" w:rsidRDefault="00E2525B" w:rsidP="009C1E5D"/>
    <w:p w14:paraId="186D8D47" w14:textId="77777777" w:rsidR="00E2525B" w:rsidRDefault="00E2525B" w:rsidP="009C1E5D">
      <w:r>
        <w:rPr>
          <w:sz w:val="20"/>
          <w:szCs w:val="20"/>
        </w:rPr>
        <w:t>Perhaps they could be merged into one para?</w:t>
      </w:r>
    </w:p>
  </w:comment>
  <w:comment w:id="2" w:author="David Borg" w:date="2023-01-28T14:38:00Z" w:initials="DB">
    <w:p w14:paraId="2689F195" w14:textId="77777777" w:rsidR="003E0A1D" w:rsidRDefault="003E0A1D" w:rsidP="002F2483">
      <w:r>
        <w:rPr>
          <w:rStyle w:val="CommentReference"/>
        </w:rPr>
        <w:annotationRef/>
      </w:r>
      <w:r>
        <w:rPr>
          <w:sz w:val="20"/>
          <w:szCs w:val="20"/>
        </w:rPr>
        <w:t>Happy to have a crack at writing it if you like, just let me know.</w:t>
      </w:r>
    </w:p>
  </w:comment>
  <w:comment w:id="7" w:author="David Borg" w:date="2023-01-28T14:29:00Z" w:initials="DB">
    <w:p w14:paraId="0CD344C5" w14:textId="6342F5AF" w:rsidR="00E2525B" w:rsidRDefault="00E2525B" w:rsidP="00072BA7">
      <w:r>
        <w:rPr>
          <w:rStyle w:val="CommentReference"/>
        </w:rPr>
        <w:annotationRef/>
      </w:r>
      <w:r>
        <w:rPr>
          <w:sz w:val="20"/>
          <w:szCs w:val="20"/>
        </w:rPr>
        <w:t>disease onset?</w:t>
      </w:r>
    </w:p>
  </w:comment>
  <w:comment w:id="8" w:author="David Borg" w:date="2023-01-28T14:34:00Z" w:initials="DB">
    <w:p w14:paraId="7199450E" w14:textId="77777777" w:rsidR="00E2525B" w:rsidRDefault="00E2525B" w:rsidP="00FA5683">
      <w:r>
        <w:rPr>
          <w:rStyle w:val="CommentReference"/>
        </w:rPr>
        <w:annotationRef/>
      </w:r>
      <w:r>
        <w:rPr>
          <w:sz w:val="20"/>
          <w:szCs w:val="20"/>
        </w:rPr>
        <w:t>Nice paragraph.</w:t>
      </w:r>
    </w:p>
  </w:comment>
  <w:comment w:id="11" w:author="David Borg" w:date="2023-01-28T14:36:00Z" w:initials="DB">
    <w:p w14:paraId="7CC3FCBB" w14:textId="77777777" w:rsidR="00E2525B" w:rsidRDefault="00E2525B" w:rsidP="004436E7">
      <w:r>
        <w:rPr>
          <w:rStyle w:val="CommentReference"/>
        </w:rPr>
        <w:annotationRef/>
      </w:r>
      <w:r>
        <w:rPr>
          <w:sz w:val="20"/>
          <w:szCs w:val="20"/>
        </w:rPr>
        <w:t>Only a preference for words, but could also say is present, or the presence of</w:t>
      </w:r>
    </w:p>
  </w:comment>
  <w:comment w:id="12" w:author="David Borg" w:date="2023-01-28T14:35:00Z" w:initials="DB">
    <w:p w14:paraId="79304D18" w14:textId="7C1937AD" w:rsidR="00E2525B" w:rsidRDefault="00E2525B" w:rsidP="004C2530">
      <w:r>
        <w:rPr>
          <w:rStyle w:val="CommentReference"/>
        </w:rPr>
        <w:annotationRef/>
      </w:r>
      <w:r>
        <w:rPr>
          <w:sz w:val="20"/>
          <w:szCs w:val="20"/>
        </w:rPr>
        <w:t>Nice!</w:t>
      </w:r>
    </w:p>
  </w:comment>
  <w:comment w:id="13" w:author="David Borg" w:date="2023-01-28T14:37:00Z" w:initials="DB">
    <w:p w14:paraId="16AED150" w14:textId="77777777" w:rsidR="00E2525B" w:rsidRDefault="00E2525B" w:rsidP="00D439F7">
      <w:r>
        <w:rPr>
          <w:rStyle w:val="CommentReference"/>
        </w:rPr>
        <w:annotationRef/>
      </w:r>
      <w:r>
        <w:rPr>
          <w:sz w:val="20"/>
          <w:szCs w:val="20"/>
        </w:rPr>
        <w:t>A reminder for me to come back to: do we report number of records by country? Just wondering if the dataset is dominated by US studies.</w:t>
      </w:r>
    </w:p>
  </w:comment>
  <w:comment w:id="15" w:author="David Borg" w:date="2023-01-28T14:38:00Z" w:initials="DB">
    <w:p w14:paraId="26CA21ED" w14:textId="77777777" w:rsidR="003E0A1D" w:rsidRDefault="003E0A1D" w:rsidP="00256291">
      <w:r>
        <w:rPr>
          <w:rStyle w:val="CommentReference"/>
        </w:rPr>
        <w:annotationRef/>
      </w:r>
      <w:r>
        <w:rPr>
          <w:sz w:val="20"/>
          <w:szCs w:val="20"/>
        </w:rPr>
        <w:t>This could be moved to the methods if you want to shorten the aims.</w:t>
      </w:r>
    </w:p>
  </w:comment>
  <w:comment w:id="23" w:author="David Borg" w:date="2023-01-28T14:49:00Z" w:initials="DB">
    <w:p w14:paraId="756AF953" w14:textId="77777777" w:rsidR="00C46989" w:rsidRDefault="00C46989" w:rsidP="004F2722">
      <w:r>
        <w:rPr>
          <w:rStyle w:val="CommentReference"/>
        </w:rPr>
        <w:annotationRef/>
      </w:r>
      <w:r>
        <w:rPr>
          <w:sz w:val="20"/>
          <w:szCs w:val="20"/>
        </w:rPr>
        <w:t>I don’t quite get the link here, but that could be due to my lack of understanding; are observational studies used because the lend themselves more readily for prediction model building, especially in high risk/settings patients? Could cite the COVID review to say that most studies are built on observational data sets.</w:t>
      </w:r>
    </w:p>
  </w:comment>
  <w:comment w:id="26" w:author="David Borg" w:date="2023-01-28T14:53:00Z" w:initials="DB">
    <w:p w14:paraId="08A0325E" w14:textId="77777777" w:rsidR="00C46989" w:rsidRDefault="00C46989" w:rsidP="007A75A3">
      <w:r>
        <w:rPr>
          <w:rStyle w:val="CommentReference"/>
        </w:rPr>
        <w:annotationRef/>
      </w:r>
      <w:r>
        <w:rPr>
          <w:sz w:val="20"/>
          <w:szCs w:val="20"/>
        </w:rPr>
        <w:t>What are your thoughts on making a “release” on GitHub so this has a DOI, which might be cited by others who want to use it?</w:t>
      </w:r>
    </w:p>
  </w:comment>
  <w:comment w:id="27" w:author="David Borg" w:date="2023-01-28T14:53:00Z" w:initials="DB">
    <w:p w14:paraId="08A5653E" w14:textId="77777777" w:rsidR="00C46989" w:rsidRDefault="00C46989" w:rsidP="00CE0B0C">
      <w:r>
        <w:rPr>
          <w:rStyle w:val="CommentReference"/>
        </w:rPr>
        <w:annotationRef/>
      </w:r>
      <w:r>
        <w:rPr>
          <w:sz w:val="20"/>
          <w:szCs w:val="20"/>
        </w:rPr>
        <w:t>any?</w:t>
      </w:r>
    </w:p>
  </w:comment>
  <w:comment w:id="28" w:author="David Borg" w:date="2023-01-28T14:54:00Z" w:initials="DB">
    <w:p w14:paraId="46779ACE" w14:textId="77777777" w:rsidR="00C46989" w:rsidRDefault="00C46989" w:rsidP="00AC6139">
      <w:r>
        <w:rPr>
          <w:rStyle w:val="CommentReference"/>
        </w:rPr>
        <w:annotationRef/>
      </w:r>
      <w:r>
        <w:rPr>
          <w:sz w:val="20"/>
          <w:szCs w:val="20"/>
        </w:rPr>
        <w:t>Should we say that it couldn’t just be demographic data only, i.e., needed to include at least one health variable.</w:t>
      </w:r>
    </w:p>
  </w:comment>
  <w:comment w:id="29" w:author="David Borg" w:date="2023-01-28T14:55:00Z" w:initials="DB">
    <w:p w14:paraId="2EB191DC" w14:textId="77777777" w:rsidR="00C46989" w:rsidRDefault="00C46989" w:rsidP="00BC5DA6">
      <w:r>
        <w:rPr>
          <w:rStyle w:val="CommentReference"/>
        </w:rPr>
        <w:annotationRef/>
      </w:r>
      <w:r>
        <w:rPr>
          <w:sz w:val="20"/>
          <w:szCs w:val="20"/>
        </w:rPr>
        <w:t>Maybe health isn’t the right word to what I’m meaning, but I’m thinking heart rate, blood pressure, etc.</w:t>
      </w:r>
    </w:p>
  </w:comment>
  <w:comment w:id="30" w:author="David Borg" w:date="2023-01-28T14:58:00Z" w:initials="DB">
    <w:p w14:paraId="0F0AC9C7" w14:textId="77777777" w:rsidR="006966C3" w:rsidRDefault="006966C3" w:rsidP="00C13F70">
      <w:r>
        <w:rPr>
          <w:rStyle w:val="CommentReference"/>
        </w:rPr>
        <w:annotationRef/>
      </w:r>
      <w:r>
        <w:rPr>
          <w:sz w:val="20"/>
          <w:szCs w:val="20"/>
        </w:rPr>
        <w:t>Ignore this comment, answered below.</w:t>
      </w:r>
    </w:p>
  </w:comment>
  <w:comment w:id="31" w:author="David Borg" w:date="2023-01-28T14:57:00Z" w:initials="DB">
    <w:p w14:paraId="411580D2" w14:textId="2AF1347C" w:rsidR="00C46989" w:rsidRDefault="00C46989" w:rsidP="00C44254">
      <w:r>
        <w:rPr>
          <w:rStyle w:val="CommentReference"/>
        </w:rPr>
        <w:annotationRef/>
      </w:r>
      <w:r>
        <w:rPr>
          <w:sz w:val="20"/>
          <w:szCs w:val="20"/>
        </w:rPr>
        <w:t>Should we add or wearable devices as well, since there were a few of these? Or maybe no need for two examples</w:t>
      </w:r>
    </w:p>
  </w:comment>
  <w:comment w:id="32" w:author="David Borg" w:date="2023-01-28T14:59:00Z" w:initials="DB">
    <w:p w14:paraId="3FE28194" w14:textId="77777777" w:rsidR="006966C3" w:rsidRDefault="006966C3" w:rsidP="00DB2964">
      <w:r>
        <w:rPr>
          <w:rStyle w:val="CommentReference"/>
        </w:rPr>
        <w:annotationRef/>
      </w:r>
      <w:r>
        <w:rPr>
          <w:sz w:val="20"/>
          <w:szCs w:val="20"/>
        </w:rPr>
        <w:t xml:space="preserve">Only a thought which I dont feel strongly about: To shorten this we could at the start of the introduction say clinical prediction models, herein prediction models, then only mention the clinical part at the top of the methods again or where it’s important.  </w:t>
      </w:r>
    </w:p>
  </w:comment>
  <w:comment w:id="36" w:author="David Borg" w:date="2023-01-28T15:01:00Z" w:initials="DB">
    <w:p w14:paraId="2E2E2C09" w14:textId="77777777" w:rsidR="006966C3" w:rsidRDefault="006966C3" w:rsidP="00DC338B">
      <w:r>
        <w:rPr>
          <w:rStyle w:val="CommentReference"/>
        </w:rPr>
        <w:annotationRef/>
      </w:r>
      <w:r>
        <w:rPr>
          <w:sz w:val="20"/>
          <w:szCs w:val="20"/>
        </w:rPr>
        <w:t>Mourad Ouzzani, Hossam Hammady, Zbys Fedorowicz, and Ahmed Elmagarmid. Rayyan — a web and mobile app for systematic reviews. Systematic Reviews (2016) 5:210, DOI: 10.1186/s13643-016-0384-4.</w:t>
      </w:r>
    </w:p>
  </w:comment>
  <w:comment w:id="38" w:author="David Borg" w:date="2023-01-28T15:02:00Z" w:initials="DB">
    <w:p w14:paraId="32E2E362" w14:textId="77777777" w:rsidR="006966C3" w:rsidRDefault="006966C3" w:rsidP="00524AE7">
      <w:r>
        <w:rPr>
          <w:rStyle w:val="CommentReference"/>
        </w:rPr>
        <w:annotationRef/>
      </w:r>
      <w:r>
        <w:rPr>
          <w:sz w:val="20"/>
          <w:szCs w:val="20"/>
        </w:rPr>
        <w:t>Is this just a word format thing because of Adrians comment?</w:t>
      </w:r>
    </w:p>
  </w:comment>
  <w:comment w:id="39" w:author="David Borg" w:date="2023-01-28T15:03:00Z" w:initials="DB">
    <w:p w14:paraId="2DA6829B" w14:textId="77777777" w:rsidR="006966C3" w:rsidRDefault="006966C3" w:rsidP="00CC263B">
      <w:r>
        <w:rPr>
          <w:rStyle w:val="CommentReference"/>
        </w:rPr>
        <w:annotationRef/>
      </w:r>
      <w:r>
        <w:rPr>
          <w:sz w:val="20"/>
          <w:szCs w:val="20"/>
        </w:rPr>
        <w:t>This part seems not to be in the above paragraphs?</w:t>
      </w:r>
    </w:p>
  </w:comment>
  <w:comment w:id="46" w:author="David Borg" w:date="2023-01-28T15:13:00Z" w:initials="DB">
    <w:p w14:paraId="36046058" w14:textId="77777777" w:rsidR="00FB28B3" w:rsidRDefault="00FB28B3" w:rsidP="00422892">
      <w:r>
        <w:rPr>
          <w:rStyle w:val="CommentReference"/>
        </w:rPr>
        <w:annotationRef/>
      </w:r>
      <w:r>
        <w:rPr>
          <w:sz w:val="20"/>
          <w:szCs w:val="20"/>
        </w:rPr>
        <w:t>My words aren’t the best but maybe something like this.</w:t>
      </w:r>
    </w:p>
  </w:comment>
  <w:comment w:id="81" w:author="David Borg" w:date="2023-01-28T15:19:00Z" w:initials="DB">
    <w:p w14:paraId="27DB1159" w14:textId="77777777" w:rsidR="00FB28B3" w:rsidRDefault="00FB28B3" w:rsidP="00C2248E">
      <w:r>
        <w:rPr>
          <w:rStyle w:val="CommentReference"/>
        </w:rPr>
        <w:annotationRef/>
      </w:r>
      <w:r>
        <w:rPr>
          <w:sz w:val="20"/>
          <w:szCs w:val="20"/>
        </w:rPr>
        <w:t>Personal preference, we could align this using the package cowplot, to making the Y and X axes on the panels aligned. I’m happy to do it, otherwise code below:</w:t>
      </w:r>
      <w:r>
        <w:rPr>
          <w:sz w:val="20"/>
          <w:szCs w:val="20"/>
        </w:rPr>
        <w:cr/>
      </w:r>
      <w:r>
        <w:rPr>
          <w:sz w:val="20"/>
          <w:szCs w:val="20"/>
        </w:rPr>
        <w:cr/>
        <w:t># Panel plot</w:t>
      </w:r>
      <w:r>
        <w:rPr>
          <w:sz w:val="20"/>
          <w:szCs w:val="20"/>
        </w:rPr>
        <w:cr/>
        <w:t>plot_grid(plot1,</w:t>
      </w:r>
      <w:r>
        <w:rPr>
          <w:sz w:val="20"/>
          <w:szCs w:val="20"/>
        </w:rPr>
        <w:cr/>
        <w:t xml:space="preserve">          plot2,</w:t>
      </w:r>
      <w:r>
        <w:rPr>
          <w:sz w:val="20"/>
          <w:szCs w:val="20"/>
        </w:rPr>
        <w:cr/>
        <w:t xml:space="preserve">          plot3,</w:t>
      </w:r>
      <w:r>
        <w:rPr>
          <w:sz w:val="20"/>
          <w:szCs w:val="20"/>
        </w:rPr>
        <w:cr/>
      </w:r>
      <w:r>
        <w:rPr>
          <w:sz w:val="20"/>
          <w:szCs w:val="20"/>
        </w:rPr>
        <w:tab/>
        <w:t>plot4,</w:t>
      </w:r>
      <w:r>
        <w:rPr>
          <w:sz w:val="20"/>
          <w:szCs w:val="20"/>
        </w:rPr>
        <w:cr/>
        <w:t xml:space="preserve">          ncol = 2, </w:t>
      </w:r>
      <w:r>
        <w:rPr>
          <w:sz w:val="20"/>
          <w:szCs w:val="20"/>
        </w:rPr>
        <w:cr/>
        <w:t xml:space="preserve">          nrow = 2, </w:t>
      </w:r>
      <w:r>
        <w:rPr>
          <w:sz w:val="20"/>
          <w:szCs w:val="20"/>
        </w:rPr>
        <w:cr/>
        <w:t xml:space="preserve">          scale = 0.975, </w:t>
      </w:r>
      <w:r>
        <w:rPr>
          <w:sz w:val="20"/>
          <w:szCs w:val="20"/>
        </w:rPr>
        <w:cr/>
        <w:t xml:space="preserve">          align = 'v', axis = "lr")</w:t>
      </w:r>
    </w:p>
  </w:comment>
  <w:comment w:id="82" w:author="David Borg" w:date="2023-01-28T15:36:00Z" w:initials="DB">
    <w:p w14:paraId="0982EBDB" w14:textId="77777777" w:rsidR="00D6251F" w:rsidRDefault="00D6251F" w:rsidP="00856E60">
      <w:r>
        <w:rPr>
          <w:rStyle w:val="CommentReference"/>
        </w:rPr>
        <w:annotationRef/>
      </w:r>
      <w:r>
        <w:rPr>
          <w:sz w:val="20"/>
          <w:szCs w:val="20"/>
        </w:rPr>
        <w:t>Could the x-axis be cut (e.g., at 4200 days) since the line is flat (or fairly flat) after that? Or maybe this is me not understanding survival analysis.</w:t>
      </w:r>
    </w:p>
  </w:comment>
  <w:comment w:id="84" w:author="David Borg" w:date="2023-01-28T15:27:00Z" w:initials="DB">
    <w:p w14:paraId="22626D45" w14:textId="3C13DE26" w:rsidR="00D2710A" w:rsidRDefault="00D2710A" w:rsidP="00461D4B">
      <w:r>
        <w:rPr>
          <w:rStyle w:val="CommentReference"/>
        </w:rPr>
        <w:annotationRef/>
      </w:r>
      <w:r>
        <w:rPr>
          <w:sz w:val="20"/>
          <w:szCs w:val="20"/>
        </w:rPr>
        <w:t>How hard would it be to look at how many studies that make it to publication use the TRIPOD check list.</w:t>
      </w:r>
    </w:p>
  </w:comment>
  <w:comment w:id="86" w:author="David Borg" w:date="2023-01-28T15:26:00Z" w:initials="DB">
    <w:p w14:paraId="12B3560B" w14:textId="77777777" w:rsidR="00D6251F" w:rsidRDefault="00D2710A" w:rsidP="00082C46">
      <w:r>
        <w:rPr>
          <w:rStyle w:val="CommentReference"/>
        </w:rPr>
        <w:annotationRef/>
      </w:r>
      <w:r w:rsidR="00D6251F">
        <w:rPr>
          <w:sz w:val="20"/>
          <w:szCs w:val="20"/>
        </w:rPr>
        <w:t>All thoughts that we’re talked about or that I stole from you:</w:t>
      </w:r>
    </w:p>
    <w:p w14:paraId="04F8A364" w14:textId="77777777" w:rsidR="00D6251F" w:rsidRDefault="00D6251F" w:rsidP="00082C46"/>
    <w:p w14:paraId="51A0DA11" w14:textId="77777777" w:rsidR="00D6251F" w:rsidRDefault="00D6251F" w:rsidP="00082C46">
      <w:r>
        <w:rPr>
          <w:sz w:val="20"/>
          <w:szCs w:val="20"/>
        </w:rPr>
        <w:t>Could add some discussion like you and Adrian have mentioned about them being that hardest studies to do. You already have this as a dot point, but emphasising that you really need to be engaging with a statistician/methodologist, etc., to do these well. And that you’re really at the mercy of the data input. So theoretical aspects of the model being built that require domain specific knowledge are also really important. Therefore, good model building will require genuine interdisciplinary collaboration.</w:t>
      </w:r>
      <w:r>
        <w:rPr>
          <w:sz w:val="20"/>
          <w:szCs w:val="20"/>
        </w:rPr>
        <w:cr/>
      </w:r>
      <w:r>
        <w:rPr>
          <w:sz w:val="20"/>
          <w:szCs w:val="20"/>
        </w:rPr>
        <w:cr/>
        <w:t>It might be a good thing that many studies are not surviving to publication. It could mean that potentially dangerous studies are less likely to be implemented? Maybe this is a bit of a stretch. I think we need to say something about not knowing how many models are being developed and implemented into practice and used for decision making being a problem. Based on our study, as well as others, you’d hope that none are being used in practice! Then that ties into your main point at the start about research waste. What’s the end goal of many of these studies? To end up with something that sits in a journal, or alternatively something that is used.</w:t>
      </w:r>
      <w:r>
        <w:rPr>
          <w:sz w:val="20"/>
          <w:szCs w:val="20"/>
        </w:rPr>
        <w:cr/>
      </w:r>
      <w:r>
        <w:rPr>
          <w:sz w:val="20"/>
          <w:szCs w:val="20"/>
        </w:rPr>
        <w:cr/>
        <w:t>Thinking back to my comment in intro, are these mostly US studies? Reasonable to suggest that our findings generalise well to other countries.</w:t>
      </w:r>
    </w:p>
    <w:p w14:paraId="22DA947F" w14:textId="77777777" w:rsidR="00D6251F" w:rsidRDefault="00D6251F" w:rsidP="00082C46"/>
    <w:p w14:paraId="26FAC9F5" w14:textId="77777777" w:rsidR="00D6251F" w:rsidRDefault="00D6251F" w:rsidP="00082C46">
      <w:r>
        <w:rPr>
          <w:sz w:val="20"/>
          <w:szCs w:val="20"/>
        </w:rPr>
        <w:t>Could mention that there was a significant increase in models being built, even before the pandemic. But it has certainly accelerated the rate of people having a crack at these types of studies.</w:t>
      </w:r>
      <w:r>
        <w:rPr>
          <w:sz w:val="20"/>
          <w:szCs w:val="20"/>
        </w:rPr>
        <w:cr/>
      </w:r>
      <w:r>
        <w:rPr>
          <w:sz w:val="20"/>
          <w:szCs w:val="20"/>
        </w:rPr>
        <w:cr/>
        <w:t>Could say that other fields, such as sports medicine, are slowly starting to focus on prediction models, and the poor practices in medicine are likely to follow. The earlier we can clean these up in medicine, the better it will be for other fields as well, since medicine is often looked to as the gold standard for statistical practices, from other fields. Maybe this is an unsubstantiated statement from other fields, but it is certainly true of sports science and sports medicine.</w:t>
      </w:r>
    </w:p>
  </w:comment>
  <w:comment w:id="87" w:author="David Borg" w:date="2023-01-28T15:34:00Z" w:initials="DB">
    <w:p w14:paraId="68C32343" w14:textId="77777777" w:rsidR="00D6251F" w:rsidRDefault="00D6251F" w:rsidP="00910044">
      <w:r>
        <w:rPr>
          <w:rStyle w:val="CommentReference"/>
        </w:rPr>
        <w:annotationRef/>
      </w:r>
      <w:r>
        <w:rPr>
          <w:sz w:val="20"/>
          <w:szCs w:val="20"/>
        </w:rPr>
        <w:t>Hammering studies at the point of publication is good, but it doesn’t prevent research waste as the work has already been done. We really need to target the design phase, don’t we!</w:t>
      </w:r>
    </w:p>
  </w:comment>
  <w:comment w:id="88" w:author="David Borg" w:date="2023-01-28T15:22:00Z" w:initials="DB">
    <w:p w14:paraId="5A4831E4" w14:textId="5CED4CCE" w:rsidR="00D2710A" w:rsidRDefault="00D2710A" w:rsidP="00F72CD0">
      <w:r>
        <w:rPr>
          <w:rStyle w:val="CommentReference"/>
        </w:rPr>
        <w:annotationRef/>
      </w:r>
      <w:r>
        <w:rPr>
          <w:sz w:val="20"/>
          <w:szCs w:val="20"/>
        </w:rPr>
        <w:t>Yes!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6D8D47" w15:done="0"/>
  <w15:commentEx w15:paraId="2689F195" w15:paraIdParent="186D8D47" w15:done="0"/>
  <w15:commentEx w15:paraId="0CD344C5" w15:done="0"/>
  <w15:commentEx w15:paraId="7199450E" w15:done="0"/>
  <w15:commentEx w15:paraId="7CC3FCBB" w15:done="0"/>
  <w15:commentEx w15:paraId="79304D18" w15:done="0"/>
  <w15:commentEx w15:paraId="16AED150" w15:done="0"/>
  <w15:commentEx w15:paraId="26CA21ED" w15:done="0"/>
  <w15:commentEx w15:paraId="756AF953" w15:done="0"/>
  <w15:commentEx w15:paraId="08A0325E" w15:done="0"/>
  <w15:commentEx w15:paraId="08A5653E" w15:done="0"/>
  <w15:commentEx w15:paraId="46779ACE" w15:done="0"/>
  <w15:commentEx w15:paraId="2EB191DC" w15:paraIdParent="46779ACE" w15:done="0"/>
  <w15:commentEx w15:paraId="0F0AC9C7" w15:paraIdParent="46779ACE" w15:done="0"/>
  <w15:commentEx w15:paraId="411580D2" w15:done="0"/>
  <w15:commentEx w15:paraId="3FE28194" w15:done="0"/>
  <w15:commentEx w15:paraId="2E2E2C09" w15:done="0"/>
  <w15:commentEx w15:paraId="32E2E362" w15:done="0"/>
  <w15:commentEx w15:paraId="2DA6829B" w15:done="0"/>
  <w15:commentEx w15:paraId="36046058" w15:done="0"/>
  <w15:commentEx w15:paraId="27DB1159" w15:done="0"/>
  <w15:commentEx w15:paraId="0982EBDB" w15:done="0"/>
  <w15:commentEx w15:paraId="22626D45" w15:done="0"/>
  <w15:commentEx w15:paraId="26FAC9F5" w15:done="0"/>
  <w15:commentEx w15:paraId="68C32343" w15:paraIdParent="26FAC9F5" w15:done="0"/>
  <w15:commentEx w15:paraId="5A4831E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FB01C" w16cex:dateUtc="2023-01-28T04:30:00Z"/>
  <w16cex:commentExtensible w16cex:durableId="277FB201" w16cex:dateUtc="2023-01-28T04:38:00Z"/>
  <w16cex:commentExtensible w16cex:durableId="277FAFB3" w16cex:dateUtc="2023-01-28T04:29:00Z"/>
  <w16cex:commentExtensible w16cex:durableId="277FB0F5" w16cex:dateUtc="2023-01-28T04:34:00Z"/>
  <w16cex:commentExtensible w16cex:durableId="277FB153" w16cex:dateUtc="2023-01-28T04:36:00Z"/>
  <w16cex:commentExtensible w16cex:durableId="277FB12A" w16cex:dateUtc="2023-01-28T04:35:00Z"/>
  <w16cex:commentExtensible w16cex:durableId="277FB19E" w16cex:dateUtc="2023-01-28T04:37:00Z"/>
  <w16cex:commentExtensible w16cex:durableId="277FB1CD" w16cex:dateUtc="2023-01-28T04:38:00Z"/>
  <w16cex:commentExtensible w16cex:durableId="277FB474" w16cex:dateUtc="2023-01-28T04:49:00Z"/>
  <w16cex:commentExtensible w16cex:durableId="277FB54D" w16cex:dateUtc="2023-01-28T04:53:00Z"/>
  <w16cex:commentExtensible w16cex:durableId="277FB56C" w16cex:dateUtc="2023-01-28T04:53:00Z"/>
  <w16cex:commentExtensible w16cex:durableId="277FB5A9" w16cex:dateUtc="2023-01-28T04:54:00Z"/>
  <w16cex:commentExtensible w16cex:durableId="277FB5CB" w16cex:dateUtc="2023-01-28T04:55:00Z"/>
  <w16cex:commentExtensible w16cex:durableId="277FB67E" w16cex:dateUtc="2023-01-28T04:58:00Z"/>
  <w16cex:commentExtensible w16cex:durableId="277FB65C" w16cex:dateUtc="2023-01-28T04:57:00Z"/>
  <w16cex:commentExtensible w16cex:durableId="277FB6DC" w16cex:dateUtc="2023-01-28T04:59:00Z"/>
  <w16cex:commentExtensible w16cex:durableId="277FB741" w16cex:dateUtc="2023-01-28T05:01:00Z"/>
  <w16cex:commentExtensible w16cex:durableId="277FB77E" w16cex:dateUtc="2023-01-28T05:02:00Z"/>
  <w16cex:commentExtensible w16cex:durableId="277FB7B8" w16cex:dateUtc="2023-01-28T05:03:00Z"/>
  <w16cex:commentExtensible w16cex:durableId="277FBA00" w16cex:dateUtc="2023-01-28T05:13:00Z"/>
  <w16cex:commentExtensible w16cex:durableId="277FBB6A" w16cex:dateUtc="2023-01-28T05:19:00Z"/>
  <w16cex:commentExtensible w16cex:durableId="277FBF64" w16cex:dateUtc="2023-01-28T05:36:00Z"/>
  <w16cex:commentExtensible w16cex:durableId="277FBD6A" w16cex:dateUtc="2023-01-28T05:27:00Z"/>
  <w16cex:commentExtensible w16cex:durableId="277FBD33" w16cex:dateUtc="2023-01-28T05:26:00Z"/>
  <w16cex:commentExtensible w16cex:durableId="277FBEF8" w16cex:dateUtc="2023-01-28T05:34:00Z"/>
  <w16cex:commentExtensible w16cex:durableId="277FBC33" w16cex:dateUtc="2023-01-28T05: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6D8D47" w16cid:durableId="277FB01C"/>
  <w16cid:commentId w16cid:paraId="2689F195" w16cid:durableId="277FB201"/>
  <w16cid:commentId w16cid:paraId="0CD344C5" w16cid:durableId="277FAFB3"/>
  <w16cid:commentId w16cid:paraId="7199450E" w16cid:durableId="277FB0F5"/>
  <w16cid:commentId w16cid:paraId="7CC3FCBB" w16cid:durableId="277FB153"/>
  <w16cid:commentId w16cid:paraId="79304D18" w16cid:durableId="277FB12A"/>
  <w16cid:commentId w16cid:paraId="16AED150" w16cid:durableId="277FB19E"/>
  <w16cid:commentId w16cid:paraId="26CA21ED" w16cid:durableId="277FB1CD"/>
  <w16cid:commentId w16cid:paraId="756AF953" w16cid:durableId="277FB474"/>
  <w16cid:commentId w16cid:paraId="08A0325E" w16cid:durableId="277FB54D"/>
  <w16cid:commentId w16cid:paraId="08A5653E" w16cid:durableId="277FB56C"/>
  <w16cid:commentId w16cid:paraId="46779ACE" w16cid:durableId="277FB5A9"/>
  <w16cid:commentId w16cid:paraId="2EB191DC" w16cid:durableId="277FB5CB"/>
  <w16cid:commentId w16cid:paraId="0F0AC9C7" w16cid:durableId="277FB67E"/>
  <w16cid:commentId w16cid:paraId="411580D2" w16cid:durableId="277FB65C"/>
  <w16cid:commentId w16cid:paraId="3FE28194" w16cid:durableId="277FB6DC"/>
  <w16cid:commentId w16cid:paraId="2E2E2C09" w16cid:durableId="277FB741"/>
  <w16cid:commentId w16cid:paraId="32E2E362" w16cid:durableId="277FB77E"/>
  <w16cid:commentId w16cid:paraId="2DA6829B" w16cid:durableId="277FB7B8"/>
  <w16cid:commentId w16cid:paraId="36046058" w16cid:durableId="277FBA00"/>
  <w16cid:commentId w16cid:paraId="27DB1159" w16cid:durableId="277FBB6A"/>
  <w16cid:commentId w16cid:paraId="0982EBDB" w16cid:durableId="277FBF64"/>
  <w16cid:commentId w16cid:paraId="22626D45" w16cid:durableId="277FBD6A"/>
  <w16cid:commentId w16cid:paraId="26FAC9F5" w16cid:durableId="277FBD33"/>
  <w16cid:commentId w16cid:paraId="68C32343" w16cid:durableId="277FBEF8"/>
  <w16cid:commentId w16cid:paraId="5A4831E4" w16cid:durableId="277FBC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514AE" w14:textId="77777777" w:rsidR="00F651CC" w:rsidRDefault="00F651CC">
      <w:pPr>
        <w:spacing w:after="0"/>
      </w:pPr>
      <w:r>
        <w:separator/>
      </w:r>
    </w:p>
  </w:endnote>
  <w:endnote w:type="continuationSeparator" w:id="0">
    <w:p w14:paraId="7BA69ED7" w14:textId="77777777" w:rsidR="00F651CC" w:rsidRDefault="00F651C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45663" w14:textId="77777777" w:rsidR="00F651CC" w:rsidRDefault="00F651CC">
      <w:r>
        <w:separator/>
      </w:r>
    </w:p>
  </w:footnote>
  <w:footnote w:type="continuationSeparator" w:id="0">
    <w:p w14:paraId="459346EC" w14:textId="77777777" w:rsidR="00F651CC" w:rsidRDefault="00F651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15055E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4B8CD18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132795016">
    <w:abstractNumId w:val="0"/>
  </w:num>
  <w:num w:numId="2" w16cid:durableId="1650474176">
    <w:abstractNumId w:val="1"/>
  </w:num>
  <w:num w:numId="3" w16cid:durableId="2052653553">
    <w:abstractNumId w:val="1"/>
  </w:num>
  <w:num w:numId="4" w16cid:durableId="872423205">
    <w:abstractNumId w:val="1"/>
  </w:num>
  <w:num w:numId="5" w16cid:durableId="131950194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Borg">
    <w15:presenceInfo w15:providerId="AD" w15:userId="S::borgdn@qut.edu.au::2e1c754c-a39d-4776-8d6c-cf7b476e0f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A9A"/>
    <w:rsid w:val="003E0A1D"/>
    <w:rsid w:val="00473A9A"/>
    <w:rsid w:val="006966C3"/>
    <w:rsid w:val="009234F4"/>
    <w:rsid w:val="00A84FAA"/>
    <w:rsid w:val="00C46989"/>
    <w:rsid w:val="00D2710A"/>
    <w:rsid w:val="00D6251F"/>
    <w:rsid w:val="00E2525B"/>
    <w:rsid w:val="00F651CC"/>
    <w:rsid w:val="00FB28B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C4BF69B"/>
  <w15:docId w15:val="{D7456B11-5AFD-D74E-BCEC-32AA3897B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Revision">
    <w:name w:val="Revision"/>
    <w:hidden/>
    <w:semiHidden/>
    <w:rsid w:val="00E2525B"/>
    <w:pPr>
      <w:spacing w:after="0"/>
    </w:pPr>
  </w:style>
  <w:style w:type="character" w:styleId="CommentReference">
    <w:name w:val="annotation reference"/>
    <w:basedOn w:val="DefaultParagraphFont"/>
    <w:semiHidden/>
    <w:unhideWhenUsed/>
    <w:rsid w:val="00E2525B"/>
    <w:rPr>
      <w:sz w:val="16"/>
      <w:szCs w:val="16"/>
    </w:rPr>
  </w:style>
  <w:style w:type="paragraph" w:styleId="CommentText">
    <w:name w:val="annotation text"/>
    <w:basedOn w:val="Normal"/>
    <w:link w:val="CommentTextChar"/>
    <w:semiHidden/>
    <w:unhideWhenUsed/>
    <w:rsid w:val="00E2525B"/>
    <w:rPr>
      <w:sz w:val="20"/>
      <w:szCs w:val="20"/>
    </w:rPr>
  </w:style>
  <w:style w:type="character" w:customStyle="1" w:styleId="CommentTextChar">
    <w:name w:val="Comment Text Char"/>
    <w:basedOn w:val="DefaultParagraphFont"/>
    <w:link w:val="CommentText"/>
    <w:semiHidden/>
    <w:rsid w:val="00E2525B"/>
    <w:rPr>
      <w:sz w:val="20"/>
      <w:szCs w:val="20"/>
    </w:rPr>
  </w:style>
  <w:style w:type="paragraph" w:styleId="CommentSubject">
    <w:name w:val="annotation subject"/>
    <w:basedOn w:val="CommentText"/>
    <w:next w:val="CommentText"/>
    <w:link w:val="CommentSubjectChar"/>
    <w:semiHidden/>
    <w:unhideWhenUsed/>
    <w:rsid w:val="00E2525B"/>
    <w:rPr>
      <w:b/>
      <w:bCs/>
    </w:rPr>
  </w:style>
  <w:style w:type="character" w:customStyle="1" w:styleId="CommentSubjectChar">
    <w:name w:val="Comment Subject Char"/>
    <w:basedOn w:val="CommentTextChar"/>
    <w:link w:val="CommentSubject"/>
    <w:semiHidden/>
    <w:rsid w:val="00E2525B"/>
    <w:rPr>
      <w:b/>
      <w:bCs/>
      <w:sz w:val="20"/>
      <w:szCs w:val="20"/>
    </w:rPr>
  </w:style>
  <w:style w:type="character" w:styleId="UnresolvedMention">
    <w:name w:val="Unresolved Mention"/>
    <w:basedOn w:val="DefaultParagraphFont"/>
    <w:uiPriority w:val="99"/>
    <w:semiHidden/>
    <w:unhideWhenUsed/>
    <w:rsid w:val="00FB28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1.png"/><Relationship Id="rId18" Type="http://schemas.openxmlformats.org/officeDocument/2006/relationships/hyperlink" Target="https://www.bmj.com/content/368/bmj.m441"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hyperlink" Target="https://www.clinicaltrials.gov/" TargetMode="External"/><Relationship Id="rId17" Type="http://schemas.openxmlformats.org/officeDocument/2006/relationships/hyperlink" Target="https://pubmed.ncbi.nlm.nih.gov/22214755/"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doi.org/10.1186/s13643-016-0384-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linicaltrials.gov/"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hyperlink" Target="https://www.bmj.com/content/338/bmj.b604"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9</Pages>
  <Words>2471</Words>
  <Characters>14090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manuscript_v1</vt:lpstr>
    </vt:vector>
  </TitlesOfParts>
  <Company/>
  <LinksUpToDate>false</LinksUpToDate>
  <CharactersWithSpaces>16528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manuscript_v1</dc:title>
  <dc:creator>Nicole White, Rex Parsons, David Borg, Adrian Barnett</dc:creator>
  <cp:keywords/>
  <cp:lastModifiedBy>David Borg</cp:lastModifiedBy>
  <cp:revision>3</cp:revision>
  <dcterms:created xsi:type="dcterms:W3CDTF">2023-01-28T03:29:00Z</dcterms:created>
  <dcterms:modified xsi:type="dcterms:W3CDTF">2023-01-28T05:36:00Z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clintrialsref.bib</vt:lpwstr>
  </property>
  <property fmtid="{D5CDD505-2E9C-101B-9397-08002B2CF9AE}" pid="3" name="date">
    <vt:lpwstr>08/07/2022</vt:lpwstr>
  </property>
  <property fmtid="{D5CDD505-2E9C-101B-9397-08002B2CF9AE}" pid="4" name="output">
    <vt:lpwstr/>
  </property>
</Properties>
</file>